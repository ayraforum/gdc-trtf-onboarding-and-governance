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bottom w:space="0" w:sz="0" w:val="nil"/>
        </w:pBdr>
        <w:spacing w:before="480" w:line="259" w:lineRule="auto"/>
        <w:rPr>
          <w:sz w:val="16"/>
          <w:szCs w:val="16"/>
          <w:vertAlign w:val="baseline"/>
        </w:rPr>
      </w:pPr>
      <w:r w:rsidDel="00000000" w:rsidR="00000000" w:rsidRPr="00000000">
        <w:rPr>
          <w:sz w:val="16"/>
          <w:szCs w:val="16"/>
          <w:vertAlign w:val="baseline"/>
          <w:rtl w:val="0"/>
        </w:rPr>
        <w:t xml:space="preserve">The document, "Trust Management: Defining the Challenge for Ecosystem Builders," is a conceptual analysis for ecosystem builders, policy-makers, and standards contributors focused on digital identity ecosystems, particularly those involving wallets and logins.</w:t>
      </w:r>
      <w:r w:rsidDel="00000000" w:rsidR="00000000" w:rsidRPr="00000000">
        <w:rPr>
          <w:sz w:val="16"/>
          <w:szCs w:val="16"/>
          <w:vertAlign w:val="baseline"/>
          <w:rtl w:val="0"/>
        </w:rPr>
        <w:t xml:space="preserve"> It posits that trust is aligned across 6 Trust Vectors that must be anal</w:t>
      </w:r>
      <w:r w:rsidDel="00000000" w:rsidR="00000000" w:rsidRPr="00000000">
        <w:rPr>
          <w:sz w:val="16"/>
          <w:szCs w:val="16"/>
          <w:rtl w:val="0"/>
        </w:rPr>
        <w:t xml:space="preserve">yzed to produce good ecosystem policy.</w:t>
      </w:r>
      <w:r w:rsidDel="00000000" w:rsidR="00000000" w:rsidRPr="00000000">
        <w:rPr>
          <w:rtl w:val="0"/>
        </w:rPr>
      </w:r>
    </w:p>
    <w:p w:rsidR="00000000" w:rsidDel="00000000" w:rsidP="00000000" w:rsidRDefault="00000000" w:rsidRPr="00000000" w14:paraId="0000000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80" w:line="259"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bookmarkStart w:colFirst="0" w:colLast="0" w:name="_heading=h.ghfamyebxn6o" w:id="0"/>
      <w:bookmarkEnd w:id="0"/>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Key Concepts:</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Trust Management: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Defined as the rules, guidelines, conventions, and mechanisms that allow participants to determine if others have met their obligations and mitigated risk.</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Trust:</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Expressed as assurances that mitigate risk among participants in identity transactions.</w:t>
      </w:r>
      <w:r w:rsidDel="00000000" w:rsidR="00000000" w:rsidRPr="00000000">
        <w:rPr>
          <w:rtl w:val="0"/>
        </w:rPr>
      </w:r>
    </w:p>
    <w:p w:rsidR="00000000" w:rsidDel="00000000" w:rsidP="00000000" w:rsidRDefault="00000000" w:rsidRPr="00000000" w14:paraId="00000005">
      <w:pPr>
        <w:widowControl w:val="0"/>
        <w:numPr>
          <w:ilvl w:val="0"/>
          <w:numId w:val="4"/>
        </w:numPr>
        <w:spacing w:after="0" w:afterAutospacing="0" w:before="0" w:beforeAutospacing="0" w:line="276" w:lineRule="auto"/>
        <w:ind w:left="720" w:hanging="360"/>
        <w:rPr>
          <w:sz w:val="16"/>
          <w:szCs w:val="16"/>
        </w:rPr>
      </w:pPr>
      <w:r w:rsidDel="00000000" w:rsidR="00000000" w:rsidRPr="00000000">
        <w:rPr>
          <w:b w:val="1"/>
          <w:bCs w:val="1"/>
          <w:sz w:val="16"/>
          <w:szCs w:val="16"/>
          <w:rtl w:val="0"/>
        </w:rPr>
        <w:t xml:space="preserve">Ecosystem Roles:</w:t>
      </w:r>
      <w:r w:rsidDel="00000000" w:rsidR="00000000" w:rsidRPr="00000000">
        <w:rPr>
          <w:sz w:val="16"/>
          <w:szCs w:val="16"/>
          <w:rtl w:val="0"/>
        </w:rPr>
        <w:t xml:space="preserve"> Defines key roles like </w:t>
      </w:r>
      <w:r w:rsidDel="00000000" w:rsidR="00000000" w:rsidRPr="00000000">
        <w:rPr>
          <w:b w:val="1"/>
          <w:bCs w:val="1"/>
          <w:sz w:val="16"/>
          <w:szCs w:val="16"/>
          <w:rtl w:val="0"/>
        </w:rPr>
        <w:t xml:space="preserve">Issuers</w:t>
      </w:r>
      <w:r w:rsidDel="00000000" w:rsidR="00000000" w:rsidRPr="00000000">
        <w:rPr>
          <w:sz w:val="16"/>
          <w:szCs w:val="16"/>
          <w:rtl w:val="0"/>
        </w:rPr>
        <w:t xml:space="preserve">, </w:t>
      </w:r>
      <w:r w:rsidDel="00000000" w:rsidR="00000000" w:rsidRPr="00000000">
        <w:rPr>
          <w:b w:val="1"/>
          <w:bCs w:val="1"/>
          <w:sz w:val="16"/>
          <w:szCs w:val="16"/>
          <w:rtl w:val="0"/>
        </w:rPr>
        <w:t xml:space="preserve">Users</w:t>
      </w:r>
      <w:r w:rsidDel="00000000" w:rsidR="00000000" w:rsidRPr="00000000">
        <w:rPr>
          <w:sz w:val="16"/>
          <w:szCs w:val="16"/>
          <w:rtl w:val="0"/>
        </w:rPr>
        <w:t xml:space="preserve">, </w:t>
      </w:r>
      <w:r w:rsidDel="00000000" w:rsidR="00000000" w:rsidRPr="00000000">
        <w:rPr>
          <w:b w:val="1"/>
          <w:bCs w:val="1"/>
          <w:sz w:val="16"/>
          <w:szCs w:val="16"/>
          <w:rtl w:val="0"/>
        </w:rPr>
        <w:t xml:space="preserve">Verifiers</w:t>
      </w:r>
      <w:r w:rsidDel="00000000" w:rsidR="00000000" w:rsidRPr="00000000">
        <w:rPr>
          <w:sz w:val="16"/>
          <w:szCs w:val="16"/>
          <w:rtl w:val="0"/>
        </w:rPr>
        <w:t xml:space="preserve"> (with a </w:t>
      </w:r>
      <w:r w:rsidDel="00000000" w:rsidR="00000000" w:rsidRPr="00000000">
        <w:rPr>
          <w:b w:val="1"/>
          <w:bCs w:val="1"/>
          <w:sz w:val="16"/>
          <w:szCs w:val="16"/>
          <w:rtl w:val="0"/>
        </w:rPr>
        <w:t xml:space="preserve">Reader</w:t>
      </w:r>
      <w:r w:rsidDel="00000000" w:rsidR="00000000" w:rsidRPr="00000000">
        <w:rPr>
          <w:sz w:val="16"/>
          <w:szCs w:val="16"/>
          <w:rtl w:val="0"/>
        </w:rPr>
        <w:t xml:space="preserve">), </w:t>
      </w:r>
      <w:r w:rsidDel="00000000" w:rsidR="00000000" w:rsidRPr="00000000">
        <w:rPr>
          <w:b w:val="1"/>
          <w:bCs w:val="1"/>
          <w:sz w:val="16"/>
          <w:szCs w:val="16"/>
          <w:rtl w:val="0"/>
        </w:rPr>
        <w:t xml:space="preserve">Wallet Providers</w:t>
      </w:r>
      <w:r w:rsidDel="00000000" w:rsidR="00000000" w:rsidRPr="00000000">
        <w:rPr>
          <w:sz w:val="16"/>
          <w:szCs w:val="16"/>
          <w:rtl w:val="0"/>
        </w:rPr>
        <w:t xml:space="preserve">, </w:t>
      </w:r>
      <w:r w:rsidDel="00000000" w:rsidR="00000000" w:rsidRPr="00000000">
        <w:rPr>
          <w:b w:val="1"/>
          <w:bCs w:val="1"/>
          <w:sz w:val="16"/>
          <w:szCs w:val="16"/>
          <w:rtl w:val="0"/>
        </w:rPr>
        <w:t xml:space="preserve">Trust List Providers</w:t>
      </w:r>
      <w:r w:rsidDel="00000000" w:rsidR="00000000" w:rsidRPr="00000000">
        <w:rPr>
          <w:sz w:val="16"/>
          <w:szCs w:val="16"/>
          <w:rtl w:val="0"/>
        </w:rPr>
        <w:t xml:space="preserve">, and the </w:t>
      </w:r>
      <w:r w:rsidDel="00000000" w:rsidR="00000000" w:rsidRPr="00000000">
        <w:rPr>
          <w:b w:val="1"/>
          <w:bCs w:val="1"/>
          <w:sz w:val="16"/>
          <w:szCs w:val="16"/>
          <w:rtl w:val="0"/>
        </w:rPr>
        <w:t xml:space="preserve">Ecosystem Operator</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Structure: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It proposes understanding Trust Management through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Trust Vectors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Mechanisms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Conventions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to inform ecosystem design and governance.</w:t>
      </w:r>
      <w:r w:rsidDel="00000000" w:rsidR="00000000" w:rsidRPr="00000000">
        <w:rPr>
          <w:rtl w:val="0"/>
        </w:rPr>
      </w:r>
    </w:p>
    <w:p w:rsidR="00000000" w:rsidDel="00000000" w:rsidP="00000000" w:rsidRDefault="00000000" w:rsidRPr="00000000" w14:paraId="00000007">
      <w:pPr>
        <w:widowControl w:val="0"/>
        <w:numPr>
          <w:ilvl w:val="1"/>
          <w:numId w:val="4"/>
        </w:numPr>
        <w:spacing w:after="0" w:afterAutospacing="0" w:before="0" w:beforeAutospacing="0" w:line="276" w:lineRule="auto"/>
        <w:ind w:left="1440" w:hanging="360"/>
        <w:rPr>
          <w:sz w:val="16"/>
          <w:szCs w:val="16"/>
        </w:rPr>
      </w:pPr>
      <w:r w:rsidDel="00000000" w:rsidR="00000000" w:rsidRPr="00000000">
        <w:rPr>
          <w:b w:val="1"/>
          <w:bCs w:val="1"/>
          <w:sz w:val="16"/>
          <w:szCs w:val="16"/>
          <w:rtl w:val="0"/>
        </w:rPr>
        <w:t xml:space="preserve">Trust Vectors:</w:t>
      </w:r>
      <w:r w:rsidDel="00000000" w:rsidR="00000000" w:rsidRPr="00000000">
        <w:rPr>
          <w:sz w:val="16"/>
          <w:szCs w:val="16"/>
          <w:rtl w:val="0"/>
        </w:rPr>
        <w:t xml:space="preserve"> The six critical trust relationships in wallet-based architectures that must be managed, such as </w:t>
      </w:r>
      <w:r w:rsidDel="00000000" w:rsidR="00000000" w:rsidRPr="00000000">
        <w:rPr>
          <w:b w:val="1"/>
          <w:bCs w:val="1"/>
          <w:sz w:val="16"/>
          <w:szCs w:val="16"/>
          <w:rtl w:val="0"/>
        </w:rPr>
        <w:t xml:space="preserve">Issuer Trusts Wallet</w:t>
      </w:r>
      <w:r w:rsidDel="00000000" w:rsidR="00000000" w:rsidRPr="00000000">
        <w:rPr>
          <w:sz w:val="16"/>
          <w:szCs w:val="16"/>
          <w:rtl w:val="0"/>
        </w:rPr>
        <w:t xml:space="preserve">, </w:t>
      </w:r>
      <w:r w:rsidDel="00000000" w:rsidR="00000000" w:rsidRPr="00000000">
        <w:rPr>
          <w:b w:val="1"/>
          <w:bCs w:val="1"/>
          <w:sz w:val="16"/>
          <w:szCs w:val="16"/>
          <w:rtl w:val="0"/>
        </w:rPr>
        <w:t xml:space="preserve">User Trusts Verifier</w:t>
      </w:r>
      <w:r w:rsidDel="00000000" w:rsidR="00000000" w:rsidRPr="00000000">
        <w:rPr>
          <w:sz w:val="16"/>
          <w:szCs w:val="16"/>
          <w:rtl w:val="0"/>
        </w:rPr>
        <w:t xml:space="preserve">, and </w:t>
      </w:r>
      <w:r w:rsidDel="00000000" w:rsidR="00000000" w:rsidRPr="00000000">
        <w:rPr>
          <w:b w:val="1"/>
          <w:bCs w:val="1"/>
          <w:sz w:val="16"/>
          <w:szCs w:val="16"/>
          <w:rtl w:val="0"/>
        </w:rPr>
        <w:t xml:space="preserve">Reader Trusts Issuer</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Mechanisms: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Methods for inspecting participant conformity (e.g., ICAO Public Key Directory, Trust Lists, Wallet Attestations).</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Conventions: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Policies and guidelines that customize and govern the usage and meaning of the Mechanisms (e.g., how to join a Trust List).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16"/>
          <w:szCs w:val="16"/>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The document stresses the importance of an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Ecosystem Operator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establishing clear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Conventions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for utilizing mechanisms to reduce complexity, facilitate user choice, and overcome shortcomings like reliance on reputational trust, unclear system o</w:t>
      </w:r>
      <w:r w:rsidDel="00000000" w:rsidR="00000000" w:rsidRPr="00000000">
        <w:rPr>
          <w:sz w:val="16"/>
          <w:szCs w:val="16"/>
          <w:rtl w:val="0"/>
        </w:rPr>
        <w:t xml:space="preserve">perations,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and </w:t>
      </w:r>
      <w:r w:rsidDel="00000000" w:rsidR="00000000" w:rsidRPr="00000000">
        <w:rPr>
          <w:sz w:val="16"/>
          <w:szCs w:val="16"/>
          <w:rtl w:val="0"/>
        </w:rPr>
        <w:t xml:space="preserve">subversive actors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 </w:t>
      </w:r>
      <w:r w:rsidDel="00000000" w:rsidR="00000000" w:rsidRPr="00000000">
        <w:rPr>
          <w:sz w:val="16"/>
          <w:szCs w:val="16"/>
          <w:rtl w:val="0"/>
        </w:rPr>
        <w:t xml:space="preserve">overlays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Login (OpenID) and Wallet Ecosystems, noting that while Trust Vectors remain similar, the Mechanisms and Conventions </w:t>
      </w:r>
      <w:r w:rsidDel="00000000" w:rsidR="00000000" w:rsidRPr="00000000">
        <w:rPr>
          <w:sz w:val="16"/>
          <w:szCs w:val="16"/>
          <w:rtl w:val="0"/>
        </w:rPr>
        <w:t xml:space="preserve">may differ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pStyle w:val="Title"/>
        <w:pBdr>
          <w:top w:color="000000" w:space="0" w:sz="8" w:val="single"/>
        </w:pBdr>
        <w:spacing w:before="480" w:line="259" w:lineRule="auto"/>
        <w:rPr/>
      </w:pPr>
      <w:bookmarkStart w:colFirst="0" w:colLast="0" w:name="_heading=h.98lvn8thtgqw" w:id="1"/>
      <w:bookmarkEnd w:id="1"/>
      <w:r w:rsidDel="00000000" w:rsidR="00000000" w:rsidRPr="00000000">
        <w:rPr>
          <w:rtl w:val="0"/>
        </w:rPr>
        <w:t xml:space="preserve">Trust Management: The Challenge</w:t>
      </w:r>
    </w:p>
    <w:bookmarkStart w:colFirst="0" w:colLast="0" w:name="bookmark=id.4fn3vvy9v6wy" w:id="2"/>
    <w:bookmarkEnd w:id="2"/>
    <w:p w:rsidR="00000000" w:rsidDel="00000000" w:rsidP="00000000" w:rsidRDefault="00000000" w:rsidRPr="00000000" w14:paraId="0000000C">
      <w:pPr>
        <w:pStyle w:val="Subtitle"/>
        <w:widowControl w:val="0"/>
        <w:spacing w:after="0" w:before="200" w:line="216" w:lineRule="auto"/>
        <w:rPr/>
      </w:pPr>
      <w:bookmarkStart w:colFirst="0" w:colLast="0" w:name="_heading=h.qp546oue8tet" w:id="3"/>
      <w:bookmarkEnd w:id="3"/>
      <w:r w:rsidDel="00000000" w:rsidR="00000000" w:rsidRPr="00000000">
        <w:rPr>
          <w:rtl w:val="0"/>
        </w:rPr>
        <w:t xml:space="preserve">Defining the governance challenge for Ecosystem Operators.  What </w:t>
      </w:r>
      <w:r w:rsidDel="00000000" w:rsidR="00000000" w:rsidRPr="00000000">
        <w:rPr>
          <w:b w:val="1"/>
          <w:bCs w:val="1"/>
          <w:rtl w:val="0"/>
        </w:rPr>
        <w:t xml:space="preserve">mechanisms</w:t>
      </w:r>
      <w:r w:rsidDel="00000000" w:rsidR="00000000" w:rsidRPr="00000000">
        <w:rPr>
          <w:rtl w:val="0"/>
        </w:rPr>
        <w:t xml:space="preserve"> and </w:t>
      </w:r>
      <w:r w:rsidDel="00000000" w:rsidR="00000000" w:rsidRPr="00000000">
        <w:rPr>
          <w:b w:val="1"/>
          <w:bCs w:val="1"/>
          <w:rtl w:val="0"/>
        </w:rPr>
        <w:t xml:space="preserve">conventions</w:t>
      </w:r>
      <w:r w:rsidDel="00000000" w:rsidR="00000000" w:rsidRPr="00000000">
        <w:rPr>
          <w:rtl w:val="0"/>
        </w:rPr>
        <w:t xml:space="preserve"> do policy makers need to shape an ecosystem, orchestrate trust between ecosystem participants, and convey that meaning globally?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Bdr>
          <w:top w:color="000000" w:space="2" w:sz="8" w:val="dotted"/>
          <w:bottom w:color="000000" w:space="2" w:sz="8" w:val="dotted"/>
        </w:pBdr>
        <w:ind w:left="0" w:firstLine="0"/>
        <w:rPr>
          <w:i w:val="1"/>
          <w:iCs w:val="1"/>
          <w:sz w:val="20"/>
          <w:szCs w:val="20"/>
        </w:rPr>
      </w:pPr>
      <w:r w:rsidDel="00000000" w:rsidR="00000000" w:rsidRPr="00000000">
        <w:rPr>
          <w:i w:val="1"/>
          <w:iCs w:val="1"/>
          <w:sz w:val="20"/>
          <w:szCs w:val="20"/>
          <w:rtl w:val="0"/>
        </w:rPr>
        <w:t xml:space="preserve">This document is a conceptual analysis and discussion paper intended for ecosystem builders, policy-makers, and standards contributors working on wallet or login digital identity ecosystems. It proposes a structured way to understand Trust Management through Trust Vectors, Mechanisms, and Conventions, with the goal of informing ecosystem design, governance models, and future standardization efforts rather than prescribing a single architecture.</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spacing w:after="160" w:line="259" w:lineRule="auto"/>
        <w:rPr/>
      </w:pPr>
      <w:bookmarkStart w:colFirst="0" w:colLast="0" w:name="_heading=h.ugwngacn3tqx" w:id="4"/>
      <w:bookmarkEnd w:id="4"/>
      <w:r w:rsidDel="00000000" w:rsidR="00000000" w:rsidRPr="00000000">
        <w:rPr>
          <w:rtl w:val="0"/>
        </w:rPr>
        <w:t xml:space="preserve">Trust = Assurances that Mitigate Risk</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Each participant in identity transactions carries some risk.  The </w:t>
      </w:r>
      <w:r w:rsidDel="00000000" w:rsidR="00000000" w:rsidRPr="00000000">
        <w:rPr>
          <w:rFonts w:ascii="Calibri" w:cs="Calibri" w:eastAsia="Calibri" w:hAnsi="Calibri"/>
          <w:b w:val="1"/>
          <w:bCs w:val="1"/>
          <w:rtl w:val="0"/>
        </w:rPr>
        <w:t xml:space="preserve">Ecosystem</w:t>
      </w:r>
      <w:r w:rsidDel="00000000" w:rsidR="00000000" w:rsidRPr="00000000">
        <w:rPr>
          <w:rFonts w:ascii="Calibri" w:cs="Calibri" w:eastAsia="Calibri" w:hAnsi="Calibri"/>
          <w:rtl w:val="0"/>
        </w:rPr>
        <w:t xml:space="preserve"> works because each participant plays a role in providing assurances to the others that mitigate or meet that risk.  Trust is the term used to express that ecosystem participants are meeting their obligations to provide assurances and fulfill their roles according to ecosystem expectations expressed in a </w:t>
      </w:r>
      <w:r w:rsidDel="00000000" w:rsidR="00000000" w:rsidRPr="00000000">
        <w:rPr>
          <w:rFonts w:ascii="Calibri" w:cs="Calibri" w:eastAsia="Calibri" w:hAnsi="Calibri"/>
          <w:b w:val="1"/>
          <w:bCs w:val="1"/>
          <w:rtl w:val="0"/>
        </w:rPr>
        <w:t xml:space="preserve">Trust Framework</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pStyle w:val="Heading2"/>
        <w:spacing w:after="160" w:line="259" w:lineRule="auto"/>
        <w:rPr/>
      </w:pPr>
      <w:bookmarkStart w:colFirst="0" w:colLast="0" w:name="_heading=h.nndqtlweuzan" w:id="5"/>
      <w:bookmarkEnd w:id="5"/>
      <w:r w:rsidDel="00000000" w:rsidR="00000000" w:rsidRPr="00000000">
        <w:rPr>
          <w:rtl w:val="0"/>
        </w:rPr>
        <w:t xml:space="preserve">Trust Management</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Trust Management</w:t>
      </w:r>
      <w:r w:rsidDel="00000000" w:rsidR="00000000" w:rsidRPr="00000000">
        <w:rPr>
          <w:rFonts w:ascii="Calibri" w:cs="Calibri" w:eastAsia="Calibri" w:hAnsi="Calibri"/>
          <w:rtl w:val="0"/>
        </w:rPr>
        <w:t xml:space="preserve"> is the rules, guidelines, conventions, and mechanisms that allow any participant to discover in advance or determine in real time that another participant they interact with has met their obligations and, therefore, mitigates risk.  </w:t>
      </w:r>
      <w:r w:rsidDel="00000000" w:rsidR="00000000" w:rsidRPr="00000000">
        <w:rPr>
          <w:rFonts w:ascii="Calibri" w:cs="Calibri" w:eastAsia="Calibri" w:hAnsi="Calibri"/>
          <w:b w:val="1"/>
          <w:bCs w:val="1"/>
          <w:rtl w:val="0"/>
        </w:rPr>
        <w:t xml:space="preserve">Rules </w:t>
      </w:r>
      <w:r w:rsidDel="00000000" w:rsidR="00000000" w:rsidRPr="00000000">
        <w:rPr>
          <w:rFonts w:ascii="Calibri" w:cs="Calibri" w:eastAsia="Calibri" w:hAnsi="Calibri"/>
          <w:rtl w:val="0"/>
        </w:rPr>
        <w:t xml:space="preserve">are enforceable</w:t>
      </w:r>
      <w:r w:rsidDel="00000000" w:rsidR="00000000" w:rsidRPr="00000000">
        <w:rPr>
          <w:rFonts w:ascii="Calibri" w:cs="Calibri" w:eastAsia="Calibri" w:hAnsi="Calibri"/>
          <w:b w:val="1"/>
          <w:bCs w:val="1"/>
          <w:rtl w:val="0"/>
        </w:rPr>
        <w:t xml:space="preserve"> Guidelines</w:t>
      </w:r>
      <w:r w:rsidDel="00000000" w:rsidR="00000000" w:rsidRPr="00000000">
        <w:rPr>
          <w:rFonts w:ascii="Calibri" w:cs="Calibri" w:eastAsia="Calibri" w:hAnsi="Calibri"/>
          <w:rtl w:val="0"/>
        </w:rPr>
        <w:t xml:space="preserve"> that determine how each participant should fulfill their trust obligations for their role.</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Trust Evaluation </w:t>
      </w:r>
      <w:r w:rsidDel="00000000" w:rsidR="00000000" w:rsidRPr="00000000">
        <w:rPr>
          <w:rFonts w:ascii="Calibri" w:cs="Calibri" w:eastAsia="Calibri" w:hAnsi="Calibri"/>
          <w:b w:val="1"/>
          <w:bCs w:val="1"/>
          <w:rtl w:val="0"/>
        </w:rPr>
        <w:t xml:space="preserve">Mechanisms</w:t>
      </w:r>
      <w:r w:rsidDel="00000000" w:rsidR="00000000" w:rsidRPr="00000000">
        <w:rPr>
          <w:rFonts w:ascii="Calibri" w:cs="Calibri" w:eastAsia="Calibri" w:hAnsi="Calibri"/>
          <w:rtl w:val="0"/>
        </w:rPr>
        <w:t xml:space="preserve"> (called Mechanisms herein) are methods, often standardized, for inspecting that a participant is a verifiable member of the Ecosystem fulfilling their obligations - they are in conformity.  The ICAO Public Key Directory (PKD) for passports is an example of a mechanism for obtaining materials to verify trust in a passport being read.</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Trust Evaluation </w:t>
      </w:r>
      <w:r w:rsidDel="00000000" w:rsidR="00000000" w:rsidRPr="00000000">
        <w:rPr>
          <w:rFonts w:ascii="Calibri" w:cs="Calibri" w:eastAsia="Calibri" w:hAnsi="Calibri"/>
          <w:b w:val="1"/>
          <w:bCs w:val="1"/>
          <w:rtl w:val="0"/>
        </w:rPr>
        <w:t xml:space="preserve">Conventions</w:t>
      </w:r>
      <w:r w:rsidDel="00000000" w:rsidR="00000000" w:rsidRPr="00000000">
        <w:rPr>
          <w:rFonts w:ascii="Calibri" w:cs="Calibri" w:eastAsia="Calibri" w:hAnsi="Calibri"/>
          <w:rtl w:val="0"/>
        </w:rPr>
        <w:t xml:space="preserve"> (Conventions) may customize or configure the Trust Evaluation Mechanisms for usage within a particular role, thereby allowing one role to be inspected differently than other roles. A Convention explains how to take part in the Mechanism and therefore expresses the meaning of the Mechanism for others in the Ecosystem.  The policies for how to join the ICAO PKD and obtain approval as a country to upload certificates to the PKD are some of  the Conventions surrounding the Mechanism and implementation.</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Throughout this document, examples such as Trust Lists, Wallet Attestations, and federation discovery endpoints are discussed as Mechanisms, while the policies governing participation, approval, configuration, and usage of those Mechanisms are treated as Conventions.</w:t>
      </w:r>
      <w:r w:rsidDel="00000000" w:rsidR="00000000" w:rsidRPr="00000000">
        <w:rPr>
          <w:rtl w:val="0"/>
        </w:rPr>
      </w:r>
    </w:p>
    <w:p w:rsidR="00000000" w:rsidDel="00000000" w:rsidP="00000000" w:rsidRDefault="00000000" w:rsidRPr="00000000" w14:paraId="00000017">
      <w:pPr>
        <w:pStyle w:val="Heading2"/>
        <w:spacing w:after="160" w:line="259" w:lineRule="auto"/>
        <w:rPr/>
      </w:pPr>
      <w:bookmarkStart w:colFirst="0" w:colLast="0" w:name="_heading=h.avpzwb79e60t" w:id="6"/>
      <w:bookmarkEnd w:id="6"/>
      <w:r w:rsidDel="00000000" w:rsidR="00000000" w:rsidRPr="00000000">
        <w:rPr>
          <w:rtl w:val="0"/>
        </w:rPr>
        <w:t xml:space="preserve">Categories of the Mechanisms of Trust Management</w:t>
      </w:r>
    </w:p>
    <w:p w:rsidR="00000000" w:rsidDel="00000000" w:rsidP="00000000" w:rsidRDefault="00000000" w:rsidRPr="00000000" w14:paraId="00000018">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Centralized Authority (one trust anchor - a CA granting certificates)</w:t>
      </w:r>
      <w:r w:rsidDel="00000000" w:rsidR="00000000" w:rsidRPr="00000000">
        <w:rPr>
          <w:rtl w:val="0"/>
        </w:rPr>
      </w:r>
    </w:p>
    <w:p w:rsidR="00000000" w:rsidDel="00000000" w:rsidP="00000000" w:rsidRDefault="00000000" w:rsidRPr="00000000" w14:paraId="00000019">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Hierarchical CA (common trust anchor, deputy authorities granting certificates)</w:t>
      </w:r>
      <w:r w:rsidDel="00000000" w:rsidR="00000000" w:rsidRPr="00000000">
        <w:rPr>
          <w:rtl w:val="0"/>
        </w:rPr>
      </w:r>
    </w:p>
    <w:p w:rsidR="00000000" w:rsidDel="00000000" w:rsidP="00000000" w:rsidRDefault="00000000" w:rsidRPr="00000000" w14:paraId="0000001A">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Federated (multiple trust anchors recognized by the Trust Model</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or underlying framework; same or similar agreements amongst trust anchors)</w:t>
      </w:r>
      <w:r w:rsidDel="00000000" w:rsidR="00000000" w:rsidRPr="00000000">
        <w:rPr>
          <w:rtl w:val="0"/>
        </w:rPr>
      </w:r>
    </w:p>
    <w:p w:rsidR="00000000" w:rsidDel="00000000" w:rsidP="00000000" w:rsidRDefault="00000000" w:rsidRPr="00000000" w14:paraId="0000001B">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Federation Trust List as mechanism for dispensing trust anchors for inspection</w:t>
      </w:r>
      <w:r w:rsidDel="00000000" w:rsidR="00000000" w:rsidRPr="00000000">
        <w:rPr>
          <w:rtl w:val="0"/>
        </w:rPr>
      </w:r>
    </w:p>
    <w:p w:rsidR="00000000" w:rsidDel="00000000" w:rsidP="00000000" w:rsidRDefault="00000000" w:rsidRPr="00000000" w14:paraId="0000001C">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There may also be a mechanism for querying any participant about conformance</w:t>
      </w:r>
      <w:r w:rsidDel="00000000" w:rsidR="00000000" w:rsidRPr="00000000">
        <w:rPr>
          <w:rtl w:val="0"/>
        </w:rPr>
      </w:r>
    </w:p>
    <w:p w:rsidR="00000000" w:rsidDel="00000000" w:rsidP="00000000" w:rsidRDefault="00000000" w:rsidRPr="00000000" w14:paraId="0000001D">
      <w:pPr>
        <w:numPr>
          <w:ilvl w:val="0"/>
          <w:numId w:val="1"/>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Decentralized Trust Anchors</w:t>
      </w:r>
    </w:p>
    <w:p w:rsidR="00000000" w:rsidDel="00000000" w:rsidP="00000000" w:rsidRDefault="00000000" w:rsidRPr="00000000" w14:paraId="0000001E">
      <w:pPr>
        <w:numPr>
          <w:ilvl w:val="1"/>
          <w:numId w:val="1"/>
        </w:numPr>
        <w:spacing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Utilizing technologies that allow multiple entities in cooperation to retain their sovereignty over trust anchors and specify their trust elements in a common place</w:t>
      </w:r>
    </w:p>
    <w:p w:rsidR="00000000" w:rsidDel="00000000" w:rsidP="00000000" w:rsidRDefault="00000000" w:rsidRPr="00000000" w14:paraId="0000001F">
      <w:pPr>
        <w:numPr>
          <w:ilvl w:val="1"/>
          <w:numId w:val="1"/>
        </w:numPr>
        <w:spacing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Possibly Smart Contracts as discoverable, individual policy</w:t>
      </w:r>
    </w:p>
    <w:p w:rsidR="00000000" w:rsidDel="00000000" w:rsidP="00000000" w:rsidRDefault="00000000" w:rsidRPr="00000000" w14:paraId="00000020">
      <w:pPr>
        <w:numPr>
          <w:ilvl w:val="1"/>
          <w:numId w:val="1"/>
        </w:numPr>
        <w:spacing w:line="259" w:lineRule="auto"/>
        <w:ind w:left="1440" w:hanging="360"/>
        <w:rPr>
          <w:rFonts w:ascii="Courier New" w:cs="Courier New" w:eastAsia="Courier New" w:hAnsi="Courier New"/>
        </w:rPr>
      </w:pPr>
      <w:r w:rsidDel="00000000" w:rsidR="00000000" w:rsidRPr="00000000">
        <w:rPr>
          <w:rFonts w:ascii="Calibri" w:cs="Calibri" w:eastAsia="Calibri" w:hAnsi="Calibri"/>
          <w:rtl w:val="0"/>
        </w:rPr>
        <w:t xml:space="preserve">Interoperability either mapped or coordinated by Trust Framework</w:t>
      </w:r>
      <w:r w:rsidDel="00000000" w:rsidR="00000000" w:rsidRPr="00000000">
        <w:rPr>
          <w:rtl w:val="0"/>
        </w:rPr>
      </w:r>
    </w:p>
    <w:p w:rsidR="00000000" w:rsidDel="00000000" w:rsidP="00000000" w:rsidRDefault="00000000" w:rsidRPr="00000000" w14:paraId="00000021">
      <w:pPr>
        <w:numPr>
          <w:ilvl w:val="0"/>
          <w:numId w:val="1"/>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Organic or Free Market (lack of conventions or mechanisms which can create reliance on reputational trust only… until participants solve trust problems per their own motivation)</w:t>
      </w:r>
      <w:r w:rsidDel="00000000" w:rsidR="00000000" w:rsidRPr="00000000">
        <w:rPr>
          <w:rtl w:val="0"/>
        </w:rPr>
      </w:r>
    </w:p>
    <w:p w:rsidR="00000000" w:rsidDel="00000000" w:rsidP="00000000" w:rsidRDefault="00000000" w:rsidRPr="00000000" w14:paraId="00000022">
      <w:pPr>
        <w:numPr>
          <w:ilvl w:val="1"/>
          <w:numId w:val="1"/>
        </w:numPr>
        <w:spacing w:after="160"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Reputational or sector-specific registries (of the above 4 types) are likely to emerge</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These categories of mechanisms are being defined in standardized ways within multiple communities and it will be useful to gather information about available mechanisms to evaluate them.  More importantly, Operators must establish Conventions in their Ecosystem for inclusion in the mechanism.</w:t>
      </w:r>
    </w:p>
    <w:p w:rsidR="00000000" w:rsidDel="00000000" w:rsidP="00000000" w:rsidRDefault="00000000" w:rsidRPr="00000000" w14:paraId="00000024">
      <w:pPr>
        <w:pStyle w:val="Heading1"/>
        <w:spacing w:after="160" w:line="259" w:lineRule="auto"/>
        <w:rPr/>
      </w:pPr>
      <w:bookmarkStart w:colFirst="0" w:colLast="0" w:name="_heading=h.6znairnn3but" w:id="7"/>
      <w:bookmarkEnd w:id="7"/>
      <w:r w:rsidDel="00000000" w:rsidR="00000000" w:rsidRPr="00000000">
        <w:rPr>
          <w:rtl w:val="0"/>
        </w:rPr>
        <w:t xml:space="preserve">Wallet Ecosystems</w:t>
      </w:r>
    </w:p>
    <w:p w:rsidR="00000000" w:rsidDel="00000000" w:rsidP="00000000" w:rsidRDefault="00000000" w:rsidRPr="00000000" w14:paraId="00000025">
      <w:pPr>
        <w:pStyle w:val="Heading2"/>
        <w:widowControl w:val="0"/>
        <w:spacing w:before="200" w:line="216" w:lineRule="auto"/>
        <w:rPr/>
      </w:pPr>
      <w:bookmarkStart w:colFirst="0" w:colLast="0" w:name="_heading=h.lzhd5fexda7i" w:id="8"/>
      <w:bookmarkEnd w:id="8"/>
      <w:r w:rsidDel="00000000" w:rsidR="00000000" w:rsidRPr="00000000">
        <w:rPr/>
        <w:drawing>
          <wp:inline distB="114300" distT="114300" distL="114300" distR="114300">
            <wp:extent cx="5943600" cy="4318000"/>
            <wp:effectExtent b="0" l="0" r="0" t="0"/>
            <wp:docPr id="8" name="image3.png"/>
            <a:graphic>
              <a:graphicData uri="http://schemas.openxmlformats.org/drawingml/2006/picture">
                <pic:pic>
                  <pic:nvPicPr>
                    <pic:cNvPr id="0" name="image3.png"/>
                    <pic:cNvPicPr preferRelativeResize="0"/>
                  </pic:nvPicPr>
                  <pic:blipFill>
                    <a:blip r:embed="rId10"/>
                    <a:srcRect b="0" l="2185" r="2185"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840" w:lineRule="auto"/>
        <w:rPr>
          <w:color w:val="6b6b6b"/>
          <w:sz w:val="21"/>
          <w:szCs w:val="21"/>
          <w:highlight w:val="white"/>
        </w:rPr>
      </w:pPr>
      <w:r w:rsidDel="00000000" w:rsidR="00000000" w:rsidRPr="00000000">
        <w:rPr>
          <w:color w:val="6b6b6b"/>
          <w:sz w:val="21"/>
          <w:szCs w:val="21"/>
          <w:highlight w:val="white"/>
          <w:rtl w:val="0"/>
        </w:rPr>
        <w:t xml:space="preserve">Fig 1: Trust Relationships needed for Credential Actions in current 3-Party Wallet Ecosystems</w:t>
      </w:r>
    </w:p>
    <w:p w:rsidR="00000000" w:rsidDel="00000000" w:rsidP="00000000" w:rsidRDefault="00000000" w:rsidRPr="00000000" w14:paraId="00000027">
      <w:pPr>
        <w:spacing w:before="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bookmarkStart w:colFirst="0" w:colLast="0" w:name="bookmark=id.ngxry2qoriqo" w:id="9"/>
    <w:bookmarkEnd w:id="9"/>
    <w:p w:rsidR="00000000" w:rsidDel="00000000" w:rsidP="00000000" w:rsidRDefault="00000000" w:rsidRPr="00000000" w14:paraId="00000029">
      <w:pPr>
        <w:pStyle w:val="Heading2"/>
        <w:widowControl w:val="0"/>
        <w:spacing w:before="200" w:line="216" w:lineRule="auto"/>
        <w:rPr/>
      </w:pPr>
      <w:bookmarkStart w:colFirst="0" w:colLast="0" w:name="_heading=h.febhe2aq6i4h" w:id="10"/>
      <w:bookmarkEnd w:id="10"/>
      <w:r w:rsidDel="00000000" w:rsidR="00000000" w:rsidRPr="00000000">
        <w:rPr>
          <w:rtl w:val="0"/>
        </w:rPr>
        <w:t xml:space="preserve">Definitions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2A">
      <w:pPr>
        <w:widowControl w:val="0"/>
        <w:spacing w:before="200" w:line="216" w:lineRule="auto"/>
        <w:rPr>
          <w:rFonts w:ascii="Calibri" w:cs="Calibri" w:eastAsia="Calibri" w:hAnsi="Calibri"/>
        </w:rPr>
      </w:pPr>
      <w:r w:rsidDel="00000000" w:rsidR="00000000" w:rsidRPr="00000000">
        <w:rPr>
          <w:rFonts w:ascii="Calibri" w:cs="Calibri" w:eastAsia="Calibri" w:hAnsi="Calibri"/>
          <w:b w:val="1"/>
          <w:bCs w:val="1"/>
          <w:rtl w:val="0"/>
        </w:rPr>
        <w:t xml:space="preserve">Issuers</w:t>
      </w:r>
      <w:r w:rsidDel="00000000" w:rsidR="00000000" w:rsidRPr="00000000">
        <w:rPr>
          <w:rFonts w:ascii="Calibri" w:cs="Calibri" w:eastAsia="Calibri" w:hAnsi="Calibri"/>
          <w:rtl w:val="0"/>
        </w:rPr>
        <w:t xml:space="preserve"> endorse Digital ID </w:t>
      </w:r>
      <w:r w:rsidDel="00000000" w:rsidR="00000000" w:rsidRPr="00000000">
        <w:rPr>
          <w:rFonts w:ascii="Calibri" w:cs="Calibri" w:eastAsia="Calibri" w:hAnsi="Calibri"/>
          <w:b w:val="1"/>
          <w:bCs w:val="1"/>
          <w:rtl w:val="0"/>
        </w:rPr>
        <w:t xml:space="preserve">Credentials</w:t>
      </w:r>
      <w:r w:rsidDel="00000000" w:rsidR="00000000" w:rsidRPr="00000000">
        <w:rPr>
          <w:rFonts w:ascii="Calibri" w:cs="Calibri" w:eastAsia="Calibri" w:hAnsi="Calibri"/>
          <w:rtl w:val="0"/>
        </w:rPr>
        <w:t xml:space="preserve"> on behalf of </w:t>
      </w:r>
      <w:r w:rsidDel="00000000" w:rsidR="00000000" w:rsidRPr="00000000">
        <w:rPr>
          <w:rFonts w:ascii="Calibri" w:cs="Calibri" w:eastAsia="Calibri" w:hAnsi="Calibri"/>
          <w:b w:val="1"/>
          <w:bCs w:val="1"/>
          <w:rtl w:val="0"/>
        </w:rPr>
        <w:t xml:space="preserve">Users</w:t>
      </w:r>
      <w:r w:rsidDel="00000000" w:rsidR="00000000" w:rsidRPr="00000000">
        <w:rPr>
          <w:rFonts w:ascii="Calibri" w:cs="Calibri" w:eastAsia="Calibri" w:hAnsi="Calibri"/>
          <w:rtl w:val="0"/>
        </w:rPr>
        <w:t xml:space="preserve"> (aka residents or citizens) as a verifiable representation of an accurate point-in-time collection of attributes about the User’s identity.  Endorsement is typically by cryptographic digital signature that indicates the accuracy and provenance of the attributes at the time of </w:t>
      </w:r>
      <w:r w:rsidDel="00000000" w:rsidR="00000000" w:rsidRPr="00000000">
        <w:rPr>
          <w:rFonts w:ascii="Calibri" w:cs="Calibri" w:eastAsia="Calibri" w:hAnsi="Calibri"/>
          <w:b w:val="1"/>
          <w:bCs w:val="1"/>
          <w:rtl w:val="0"/>
        </w:rPr>
        <w:t xml:space="preserve">Provisioning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Issuers</w:t>
      </w:r>
      <w:r w:rsidDel="00000000" w:rsidR="00000000" w:rsidRPr="00000000">
        <w:rPr>
          <w:rFonts w:ascii="Calibri" w:cs="Calibri" w:eastAsia="Calibri" w:hAnsi="Calibri"/>
          <w:rtl w:val="0"/>
        </w:rPr>
        <w:t xml:space="preserve"> use a </w:t>
      </w:r>
      <w:r w:rsidDel="00000000" w:rsidR="00000000" w:rsidRPr="00000000">
        <w:rPr>
          <w:rFonts w:ascii="Calibri" w:cs="Calibri" w:eastAsia="Calibri" w:hAnsi="Calibri"/>
          <w:b w:val="1"/>
          <w:bCs w:val="1"/>
          <w:rtl w:val="0"/>
        </w:rPr>
        <w:t xml:space="preserve">Wallet Connector</w:t>
      </w:r>
      <w:r w:rsidDel="00000000" w:rsidR="00000000" w:rsidRPr="00000000">
        <w:rPr>
          <w:rFonts w:ascii="Calibri" w:cs="Calibri" w:eastAsia="Calibri" w:hAnsi="Calibri"/>
          <w:rtl w:val="0"/>
        </w:rPr>
        <w:t xml:space="preserve"> to offer digitally signed (endorsed) </w:t>
      </w:r>
      <w:r w:rsidDel="00000000" w:rsidR="00000000" w:rsidRPr="00000000">
        <w:rPr>
          <w:rFonts w:ascii="Calibri" w:cs="Calibri" w:eastAsia="Calibri" w:hAnsi="Calibri"/>
          <w:b w:val="1"/>
          <w:bCs w:val="1"/>
          <w:rtl w:val="0"/>
        </w:rPr>
        <w:t xml:space="preserve">Credentials</w:t>
      </w:r>
      <w:r w:rsidDel="00000000" w:rsidR="00000000" w:rsidRPr="00000000">
        <w:rPr>
          <w:rFonts w:ascii="Calibri" w:cs="Calibri" w:eastAsia="Calibri" w:hAnsi="Calibri"/>
          <w:rtl w:val="0"/>
        </w:rPr>
        <w:t xml:space="preserve"> to a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and they must trust the Wallet before Provisioning</w:t>
      </w:r>
    </w:p>
    <w:p w:rsidR="00000000" w:rsidDel="00000000" w:rsidP="00000000" w:rsidRDefault="00000000" w:rsidRPr="00000000" w14:paraId="0000002B">
      <w:pPr>
        <w:widowControl w:val="0"/>
        <w:spacing w:before="200" w:line="216"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can store these </w:t>
      </w:r>
      <w:r w:rsidDel="00000000" w:rsidR="00000000" w:rsidRPr="00000000">
        <w:rPr>
          <w:rFonts w:ascii="Calibri" w:cs="Calibri" w:eastAsia="Calibri" w:hAnsi="Calibri"/>
          <w:b w:val="1"/>
          <w:bCs w:val="1"/>
          <w:rtl w:val="0"/>
        </w:rPr>
        <w:t xml:space="preserve">Credentials</w:t>
      </w:r>
      <w:r w:rsidDel="00000000" w:rsidR="00000000" w:rsidRPr="00000000">
        <w:rPr>
          <w:rFonts w:ascii="Calibri" w:cs="Calibri" w:eastAsia="Calibri" w:hAnsi="Calibri"/>
          <w:rtl w:val="0"/>
        </w:rPr>
        <w:t xml:space="preserve"> in cloud or mobile </w:t>
      </w:r>
      <w:r w:rsidDel="00000000" w:rsidR="00000000" w:rsidRPr="00000000">
        <w:rPr>
          <w:rFonts w:ascii="Calibri" w:cs="Calibri" w:eastAsia="Calibri" w:hAnsi="Calibri"/>
          <w:b w:val="1"/>
          <w:bCs w:val="1"/>
          <w:rtl w:val="0"/>
        </w:rPr>
        <w:t xml:space="preserve">Wallets </w:t>
      </w:r>
      <w:r w:rsidDel="00000000" w:rsidR="00000000" w:rsidRPr="00000000">
        <w:rPr>
          <w:rFonts w:ascii="Calibri" w:cs="Calibri" w:eastAsia="Calibri" w:hAnsi="Calibri"/>
          <w:rtl w:val="0"/>
        </w:rPr>
        <w:t xml:space="preserve">operated by a </w:t>
      </w:r>
      <w:r w:rsidDel="00000000" w:rsidR="00000000" w:rsidRPr="00000000">
        <w:rPr>
          <w:rFonts w:ascii="Calibri" w:cs="Calibri" w:eastAsia="Calibri" w:hAnsi="Calibri"/>
          <w:b w:val="1"/>
          <w:bCs w:val="1"/>
          <w:rtl w:val="0"/>
        </w:rPr>
        <w:t xml:space="preserve">Wallet Provider</w:t>
      </w:r>
      <w:r w:rsidDel="00000000" w:rsidR="00000000" w:rsidRPr="00000000">
        <w:rPr>
          <w:rFonts w:ascii="Calibri" w:cs="Calibri" w:eastAsia="Calibri" w:hAnsi="Calibri"/>
          <w:rtl w:val="0"/>
        </w:rPr>
        <w:t xml:space="preserve">. </w:t>
      </w:r>
    </w:p>
    <w:p w:rsidR="00000000" w:rsidDel="00000000" w:rsidP="00000000" w:rsidRDefault="00000000" w:rsidRPr="00000000" w14:paraId="0000002C">
      <w:pPr>
        <w:widowControl w:val="0"/>
        <w:spacing w:before="200" w:line="216" w:lineRule="auto"/>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Verifier</w:t>
      </w:r>
      <w:r w:rsidDel="00000000" w:rsidR="00000000" w:rsidRPr="00000000">
        <w:rPr>
          <w:rFonts w:ascii="Calibri" w:cs="Calibri" w:eastAsia="Calibri" w:hAnsi="Calibri"/>
          <w:b w:val="1"/>
          <w:bCs w:val="1"/>
          <w:vertAlign w:val="superscript"/>
        </w:rPr>
        <w:footnoteReference w:customMarkFollows="0" w:id="3"/>
      </w:r>
      <w:r w:rsidDel="00000000" w:rsidR="00000000" w:rsidRPr="00000000">
        <w:rPr>
          <w:rFonts w:ascii="Calibri" w:cs="Calibri" w:eastAsia="Calibri" w:hAnsi="Calibri"/>
          <w:rtl w:val="0"/>
        </w:rPr>
        <w:t xml:space="preserve"> is an entity seeking to read and validate </w:t>
      </w:r>
      <w:r w:rsidDel="00000000" w:rsidR="00000000" w:rsidRPr="00000000">
        <w:rPr>
          <w:rFonts w:ascii="Calibri" w:cs="Calibri" w:eastAsia="Calibri" w:hAnsi="Calibri"/>
          <w:b w:val="1"/>
          <w:bCs w:val="1"/>
          <w:rtl w:val="0"/>
        </w:rPr>
        <w:t xml:space="preserve">Credentials</w:t>
      </w:r>
      <w:r w:rsidDel="00000000" w:rsidR="00000000" w:rsidRPr="00000000">
        <w:rPr>
          <w:rFonts w:ascii="Calibri" w:cs="Calibri" w:eastAsia="Calibri" w:hAnsi="Calibri"/>
          <w:rtl w:val="0"/>
        </w:rPr>
        <w:t xml:space="preserve"> received from the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’s </w:t>
      </w:r>
      <w:r w:rsidDel="00000000" w:rsidR="00000000" w:rsidRPr="00000000">
        <w:rPr>
          <w:rFonts w:ascii="Calibri" w:cs="Calibri" w:eastAsia="Calibri" w:hAnsi="Calibri"/>
          <w:b w:val="1"/>
          <w:bCs w:val="1"/>
          <w:rtl w:val="0"/>
        </w:rPr>
        <w:t xml:space="preserve">Wallet</w:t>
      </w:r>
      <w:r w:rsidDel="00000000" w:rsidR="00000000" w:rsidRPr="00000000">
        <w:rPr>
          <w:rFonts w:ascii="Calibri" w:cs="Calibri" w:eastAsia="Calibri" w:hAnsi="Calibri"/>
          <w:rtl w:val="0"/>
        </w:rPr>
        <w:t xml:space="preserve"> using a </w:t>
      </w:r>
      <w:r w:rsidDel="00000000" w:rsidR="00000000" w:rsidRPr="00000000">
        <w:rPr>
          <w:rFonts w:ascii="Calibri" w:cs="Calibri" w:eastAsia="Calibri" w:hAnsi="Calibri"/>
          <w:b w:val="1"/>
          <w:bCs w:val="1"/>
          <w:rtl w:val="0"/>
        </w:rPr>
        <w:t xml:space="preserve">Reader </w:t>
      </w:r>
      <w:r w:rsidDel="00000000" w:rsidR="00000000" w:rsidRPr="00000000">
        <w:rPr>
          <w:rFonts w:ascii="Calibri" w:cs="Calibri" w:eastAsia="Calibri" w:hAnsi="Calibri"/>
          <w:rtl w:val="0"/>
        </w:rPr>
        <w:t xml:space="preserve">during a transaction. Readers can be physical, an application, or a web service.  The End User must trust the Verifier and be informed about the transaction to be comfortable to give </w:t>
      </w:r>
      <w:r w:rsidDel="00000000" w:rsidR="00000000" w:rsidRPr="00000000">
        <w:rPr>
          <w:rFonts w:ascii="Calibri" w:cs="Calibri" w:eastAsia="Calibri" w:hAnsi="Calibri"/>
          <w:b w:val="1"/>
          <w:bCs w:val="1"/>
          <w:rtl w:val="0"/>
        </w:rPr>
        <w:t xml:space="preserve">Consent. </w:t>
      </w:r>
      <w:r w:rsidDel="00000000" w:rsidR="00000000" w:rsidRPr="00000000">
        <w:rPr>
          <w:rFonts w:ascii="Calibri" w:cs="Calibri" w:eastAsia="Calibri" w:hAnsi="Calibri"/>
          <w:rtl w:val="0"/>
        </w:rPr>
        <w:t xml:space="preserve">The Reader must trust a public key from the Issuer in order to validate the Credential data.</w:t>
      </w:r>
    </w:p>
    <w:p w:rsidR="00000000" w:rsidDel="00000000" w:rsidP="00000000" w:rsidRDefault="00000000" w:rsidRPr="00000000" w14:paraId="0000002D">
      <w:pPr>
        <w:widowControl w:val="0"/>
        <w:spacing w:before="200" w:line="216" w:lineRule="auto"/>
        <w:rPr>
          <w:rFonts w:ascii="Calibri" w:cs="Calibri" w:eastAsia="Calibri" w:hAnsi="Calibri"/>
        </w:rPr>
      </w:pPr>
      <w:r w:rsidDel="00000000" w:rsidR="00000000" w:rsidRPr="00000000">
        <w:rPr>
          <w:rFonts w:ascii="Calibri" w:cs="Calibri" w:eastAsia="Calibri" w:hAnsi="Calibri"/>
          <w:b w:val="1"/>
          <w:bCs w:val="1"/>
          <w:rtl w:val="0"/>
        </w:rPr>
        <w:t xml:space="preserve">Issuers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Verifiers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Wallet Providers</w:t>
      </w:r>
      <w:r w:rsidDel="00000000" w:rsidR="00000000" w:rsidRPr="00000000">
        <w:rPr>
          <w:rFonts w:ascii="Calibri" w:cs="Calibri" w:eastAsia="Calibri" w:hAnsi="Calibri"/>
          <w:rtl w:val="0"/>
        </w:rPr>
        <w:t xml:space="preserve"> each operate within the rules of an </w:t>
      </w:r>
      <w:r w:rsidDel="00000000" w:rsidR="00000000" w:rsidRPr="00000000">
        <w:rPr>
          <w:rFonts w:ascii="Calibri" w:cs="Calibri" w:eastAsia="Calibri" w:hAnsi="Calibri"/>
          <w:b w:val="1"/>
          <w:bCs w:val="1"/>
          <w:rtl w:val="0"/>
        </w:rPr>
        <w:t xml:space="preserve">Ecosystem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Trust List Providers</w:t>
      </w:r>
      <w:r w:rsidDel="00000000" w:rsidR="00000000" w:rsidRPr="00000000">
        <w:rPr>
          <w:rFonts w:ascii="Calibri" w:cs="Calibri" w:eastAsia="Calibri" w:hAnsi="Calibri"/>
          <w:rtl w:val="0"/>
        </w:rPr>
        <w:t xml:space="preserve"> help distribute certificates for good actors that conform to ecosystem rules.</w:t>
      </w:r>
      <w:sdt>
        <w:sdtPr>
          <w:id w:val="-561352972"/>
          <w:tag w:val="goog_rdk_0"/>
        </w:sdtPr>
        <w:sdtContent>
          <w:ins w:author="David Kelts" w:id="0" w:date="2025-11-10T22:07:57Z">
            <w:r w:rsidDel="00000000" w:rsidR="00000000" w:rsidRPr="00000000">
              <w:rPr>
                <w:rFonts w:ascii="Calibri" w:cs="Calibri" w:eastAsia="Calibri" w:hAnsi="Calibri"/>
                <w:rtl w:val="0"/>
              </w:rPr>
              <w:t xml:space="preserve">  An </w:t>
            </w:r>
          </w:ins>
          <w:sdt>
            <w:sdtPr>
              <w:id w:val="-1165993401"/>
              <w:tag w:val="goog_rdk_1"/>
            </w:sdtPr>
            <w:sdtContent>
              <w:ins w:author="David Kelts" w:id="0" w:date="2025-11-10T22:07:57Z">
                <w:r w:rsidDel="00000000" w:rsidR="00000000" w:rsidRPr="00000000">
                  <w:rPr>
                    <w:rFonts w:ascii="Calibri" w:cs="Calibri" w:eastAsia="Calibri" w:hAnsi="Calibri"/>
                    <w:b w:val="1"/>
                    <w:bCs w:val="1"/>
                    <w:rtl w:val="0"/>
                    <w:rPrChange w:author="David Kelts" w:id="1" w:date="2025-11-10T22:07:57Z">
                      <w:rPr>
                        <w:rFonts w:ascii="Calibri" w:cs="Calibri" w:eastAsia="Calibri" w:hAnsi="Calibri"/>
                      </w:rPr>
                    </w:rPrChange>
                  </w:rPr>
                  <w:t xml:space="preserve">Ecosystem Operator</w:t>
                </w:r>
              </w:ins>
            </w:sdtContent>
          </w:sdt>
          <w:ins w:author="David Kelts" w:id="0" w:date="2025-11-10T22:07:57Z">
            <w:r w:rsidDel="00000000" w:rsidR="00000000" w:rsidRPr="00000000">
              <w:rPr>
                <w:rFonts w:ascii="Calibri" w:cs="Calibri" w:eastAsia="Calibri" w:hAnsi="Calibri"/>
                <w:rtl w:val="0"/>
              </w:rPr>
              <w:t xml:space="preserve"> is the decision making entity for policies of the Ecosystem and </w:t>
            </w:r>
            <w:sdt>
              <w:sdtPr>
                <w:id w:val="-1321406448"/>
                <w:tag w:val="goog_rdk_2"/>
              </w:sdtPr>
              <w:sdtContent>
                <w:commentRangeStart w:id="0"/>
              </w:sdtContent>
            </w:sdt>
            <w:r w:rsidDel="00000000" w:rsidR="00000000" w:rsidRPr="00000000">
              <w:rPr>
                <w:rFonts w:ascii="Calibri" w:cs="Calibri" w:eastAsia="Calibri" w:hAnsi="Calibri"/>
                <w:rtl w:val="0"/>
              </w:rPr>
              <w:t xml:space="preserve">authorizes</w:t>
            </w:r>
            <w:commentRangeEnd w:id="0"/>
            <w:r w:rsidDel="00000000" w:rsidR="00000000" w:rsidRPr="00000000">
              <w:commentReference w:id="0"/>
            </w:r>
            <w:r w:rsidDel="00000000" w:rsidR="00000000" w:rsidRPr="00000000">
              <w:rPr>
                <w:rFonts w:ascii="Calibri" w:cs="Calibri" w:eastAsia="Calibri" w:hAnsi="Calibri"/>
                <w:rtl w:val="0"/>
              </w:rPr>
              <w:t xml:space="preserve"> Trust List Providers.</w:t>
            </w:r>
          </w:ins>
        </w:sdtContent>
      </w:sdt>
      <w:r w:rsidDel="00000000" w:rsidR="00000000" w:rsidRPr="00000000">
        <w:rPr>
          <w:rtl w:val="0"/>
        </w:rPr>
      </w:r>
    </w:p>
    <w:p w:rsidR="00000000" w:rsidDel="00000000" w:rsidP="00000000" w:rsidRDefault="00000000" w:rsidRPr="00000000" w14:paraId="0000002E">
      <w:pPr>
        <w:pStyle w:val="Heading2"/>
        <w:widowControl w:val="0"/>
        <w:spacing w:before="200" w:line="216" w:lineRule="auto"/>
        <w:rPr/>
      </w:pPr>
      <w:bookmarkStart w:colFirst="0" w:colLast="0" w:name="_heading=h.edhinf8jw7r5" w:id="11"/>
      <w:bookmarkEnd w:id="11"/>
      <w:r w:rsidDel="00000000" w:rsidR="00000000" w:rsidRPr="00000000">
        <w:rPr>
          <w:rtl w:val="0"/>
        </w:rPr>
        <w:t xml:space="preserve">Adding User Authentication</w:t>
      </w:r>
    </w:p>
    <w:p w:rsidR="00000000" w:rsidDel="00000000" w:rsidP="00000000" w:rsidRDefault="00000000" w:rsidRPr="00000000" w14:paraId="0000002F">
      <w:pPr>
        <w:widowControl w:val="0"/>
        <w:spacing w:before="200" w:line="216" w:lineRule="auto"/>
        <w:rPr>
          <w:rFonts w:ascii="Calibri" w:cs="Calibri" w:eastAsia="Calibri" w:hAnsi="Calibri"/>
        </w:rPr>
      </w:pPr>
      <w:r w:rsidDel="00000000" w:rsidR="00000000" w:rsidRPr="00000000">
        <w:rPr>
          <w:rFonts w:ascii="Calibri" w:cs="Calibri" w:eastAsia="Calibri" w:hAnsi="Calibri"/>
          <w:rtl w:val="0"/>
        </w:rPr>
        <w:t xml:space="preserve">Users must authenticate to the Wallet app before sharing credentials, which gives the Verifier some confidence that the Credential presenter is the proper Holder.  In many current transactions, the Holder shares a portrait to the Reader that the Verifier can then visually inspect.</w:t>
      </w:r>
    </w:p>
    <w:p w:rsidR="00000000" w:rsidDel="00000000" w:rsidP="00000000" w:rsidRDefault="00000000" w:rsidRPr="00000000" w14:paraId="00000030">
      <w:pPr>
        <w:widowControl w:val="0"/>
        <w:spacing w:before="200" w:line="21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892300"/>
            <wp:effectExtent b="0" l="0" r="0" t="0"/>
            <wp:docPr id="10" name="image6.png"/>
            <a:graphic>
              <a:graphicData uri="http://schemas.openxmlformats.org/drawingml/2006/picture">
                <pic:pic>
                  <pic:nvPicPr>
                    <pic:cNvPr id="0" name="image6.png"/>
                    <pic:cNvPicPr preferRelativeResize="0"/>
                  </pic:nvPicPr>
                  <pic:blipFill>
                    <a:blip r:embed="rId11"/>
                    <a:srcRect b="0" l="507" r="507"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spacing w:before="0" w:line="216" w:lineRule="auto"/>
        <w:rPr>
          <w:rFonts w:ascii="Roboto" w:cs="Roboto" w:eastAsia="Roboto" w:hAnsi="Roboto"/>
          <w:highlight w:val="white"/>
        </w:rPr>
      </w:pPr>
      <w:r w:rsidDel="00000000" w:rsidR="00000000" w:rsidRPr="00000000">
        <w:rPr>
          <w:color w:val="6b6b6b"/>
          <w:sz w:val="21"/>
          <w:szCs w:val="21"/>
          <w:highlight w:val="white"/>
          <w:rtl w:val="0"/>
        </w:rPr>
        <w:t xml:space="preserve">Fig 2: Adding the Trust Vector that will permit User Authentication by the Wallet app/service</w:t>
      </w:r>
      <w:r w:rsidDel="00000000" w:rsidR="00000000" w:rsidRPr="00000000">
        <w:rPr>
          <w:rtl w:val="0"/>
        </w:rPr>
      </w:r>
    </w:p>
    <w:sdt>
      <w:sdtPr>
        <w:id w:val="320858555"/>
        <w:tag w:val="goog_rdk_6"/>
      </w:sdtPr>
      <w:sdtContent>
        <w:p w:rsidR="00000000" w:rsidDel="00000000" w:rsidP="00000000" w:rsidRDefault="00000000" w:rsidRPr="00000000" w14:paraId="00000032">
          <w:pPr>
            <w:widowControl w:val="0"/>
            <w:spacing w:before="200" w:line="216" w:lineRule="auto"/>
            <w:rPr>
              <w:ins w:author="David Kelts" w:id="2" w:date="2026-01-15T16:43:05Z"/>
              <w:rFonts w:ascii="Calibri" w:cs="Calibri" w:eastAsia="Calibri" w:hAnsi="Calibri"/>
            </w:rPr>
          </w:pPr>
          <w:r w:rsidDel="00000000" w:rsidR="00000000" w:rsidRPr="00000000">
            <w:rPr>
              <w:rFonts w:ascii="Calibri" w:cs="Calibri" w:eastAsia="Calibri" w:hAnsi="Calibri"/>
              <w:rtl w:val="0"/>
            </w:rPr>
            <w:t xml:space="preserve">When Users are provided the standardized ability to authenticate to their Wallet and provide the results of User Authentication to the Reader, a new trust relationship appears.  The Reader must trust the Wallet software to trust the result of the User Authentication (sometimes called Holder binding).</w:t>
          </w:r>
          <w:sdt>
            <w:sdtPr>
              <w:id w:val="-1818839737"/>
              <w:tag w:val="goog_rdk_3"/>
            </w:sdtPr>
            <w:sdtContent>
              <w:ins w:author="David Kelts" w:id="2" w:date="2026-01-15T16:43:05Z"/>
              <w:sdt>
                <w:sdtPr>
                  <w:id w:val="-502599600"/>
                  <w:tag w:val="goog_rdk_4"/>
                </w:sdtPr>
                <w:sdtContent>
                  <w:commentRangeStart w:id="1"/>
                </w:sdtContent>
              </w:sdt>
              <w:ins w:author="David Kelts" w:id="2" w:date="2026-01-15T16:43:05Z">
                <w:sdt>
                  <w:sdtPr>
                    <w:id w:val="702280187"/>
                    <w:tag w:val="goog_rdk_5"/>
                  </w:sdtPr>
                  <w:sdtContent>
                    <w:commentRangeStart w:id="2"/>
                  </w:sdtContent>
                </w:sdt>
                <w:r w:rsidDel="00000000" w:rsidR="00000000" w:rsidRPr="00000000">
                  <w:rPr>
                    <w:rtl w:val="0"/>
                  </w:rPr>
                </w:r>
              </w:ins>
            </w:sdtContent>
          </w:sdt>
        </w:p>
      </w:sdtContent>
    </w:sdt>
    <w:sdt>
      <w:sdtPr>
        <w:id w:val="-891769772"/>
        <w:tag w:val="goog_rdk_12"/>
      </w:sdtPr>
      <w:sdtContent>
        <w:p w:rsidR="00000000" w:rsidDel="00000000" w:rsidP="00000000" w:rsidRDefault="00000000" w:rsidRPr="00000000" w14:paraId="00000033">
          <w:pPr>
            <w:widowControl w:val="0"/>
            <w:spacing w:before="200" w:line="216" w:lineRule="auto"/>
            <w:rPr>
              <w:ins w:author="David Kelts" w:id="2" w:date="2026-01-15T16:43:05Z"/>
              <w:rFonts w:ascii="Calibri" w:cs="Calibri" w:eastAsia="Calibri" w:hAnsi="Calibri"/>
            </w:rPr>
          </w:pPr>
          <w:sdt>
            <w:sdtPr>
              <w:id w:val="18904324"/>
              <w:tag w:val="goog_rdk_7"/>
            </w:sdtPr>
            <w:sdtContent>
              <w:ins w:author="David Kelts" w:id="2" w:date="2026-01-15T16:43:05Z"/>
              <w:sdt>
                <w:sdtPr>
                  <w:id w:val="166462277"/>
                  <w:tag w:val="goog_rdk_8"/>
                </w:sdtPr>
                <w:sdtContent>
                  <w:commentRangeStart w:id="3"/>
                </w:sdtContent>
              </w:sdt>
              <w:ins w:author="David Kelts" w:id="2" w:date="2026-01-15T16:43:05Z">
                <w:r w:rsidDel="00000000" w:rsidR="00000000" w:rsidRPr="00000000">
                  <w:rPr>
                    <w:rFonts w:ascii="Calibri" w:cs="Calibri" w:eastAsia="Calibri" w:hAnsi="Calibri"/>
                    <w:rtl w:val="0"/>
                  </w:rPr>
                  <w:t xml:space="preserve">For higher risk use cases</w:t>
                </w:r>
                <w:commentRangeEnd w:id="3"/>
                <w:r w:rsidDel="00000000" w:rsidR="00000000" w:rsidRPr="00000000">
                  <w:commentReference w:id="3"/>
                </w:r>
                <w:r w:rsidDel="00000000" w:rsidR="00000000" w:rsidRPr="00000000">
                  <w:rPr>
                    <w:rFonts w:ascii="Calibri" w:cs="Calibri" w:eastAsia="Calibri" w:hAnsi="Calibri"/>
                    <w:rtl w:val="0"/>
                  </w:rPr>
                  <w:t xml:space="preserve">, user authentication may need to be tied to an identity proofing level that is represented by a particular Digital ID document in the Wallet. In this case, the result of the user authentication may need to bind the holder to a particular document in order to generate sufficient trust.  For example, granting access to visit a Federal Building in the USA will require the REAL ID flag, which is a representation of a US NIST Identity Assurance Level and a verification of legal presence in the USA.  The Relying Party </w:t>
                </w:r>
                <w:sdt>
                  <w:sdtPr>
                    <w:id w:val="-436019284"/>
                    <w:tag w:val="goog_rdk_9"/>
                  </w:sdtPr>
                  <w:sdtContent>
                    <w:commentRangeStart w:id="1"/>
                  </w:sdtContent>
                </w:sdt>
                <w:commentRangeEnd w:id="1"/>
                <w:r w:rsidDel="00000000" w:rsidR="00000000" w:rsidRPr="00000000">
                  <w:commentReference w:id="1"/>
                </w:r>
                <w:sdt>
                  <w:sdtPr>
                    <w:id w:val="329967787"/>
                    <w:tag w:val="goog_rdk_10"/>
                  </w:sdtPr>
                  <w:sdtContent>
                    <w:commentRangeStart w:id="2"/>
                  </w:sdtContent>
                </w:sdt>
                <w:commentRangeEnd w:id="2"/>
                <w:r w:rsidDel="00000000" w:rsidR="00000000" w:rsidRPr="00000000">
                  <w:commentReference w:id="2"/>
                </w:r>
                <w:sdt>
                  <w:sdtPr>
                    <w:id w:val="-1111203196"/>
                    <w:tag w:val="goog_rdk_11"/>
                  </w:sdtPr>
                  <w:sdtContent>
                    <w:r w:rsidDel="00000000" w:rsidR="00000000" w:rsidRPr="00000000">
                      <w:rPr>
                        <w:rFonts w:ascii="Calibri" w:cs="Calibri" w:eastAsia="Calibri" w:hAnsi="Calibri"/>
                        <w:rtl w:val="0"/>
                        <w:rPrChange w:author="David Kelts" w:id="3" w:date="2026-01-15T16:43:05Z">
                          <w:rPr>
                            <w:rFonts w:ascii="Calibri" w:cs="Calibri" w:eastAsia="Calibri" w:hAnsi="Calibri"/>
                          </w:rPr>
                        </w:rPrChange>
                      </w:rPr>
                      <w:t xml:space="preserve">granting</w:t>
                    </w:r>
                  </w:sdtContent>
                </w:sdt>
                <w:r w:rsidDel="00000000" w:rsidR="00000000" w:rsidRPr="00000000">
                  <w:rPr>
                    <w:rFonts w:ascii="Calibri" w:cs="Calibri" w:eastAsia="Calibri" w:hAnsi="Calibri"/>
                    <w:rtl w:val="0"/>
                  </w:rPr>
                  <w:t xml:space="preserve"> access must confirm the user is bound to the proofing process which is represented by only one Digital ID document in a Wallet full of other documents.</w:t>
                </w:r>
              </w:ins>
            </w:sdtContent>
          </w:sdt>
        </w:p>
      </w:sdtContent>
    </w:sdt>
    <w:p w:rsidR="00000000" w:rsidDel="00000000" w:rsidP="00000000" w:rsidRDefault="00000000" w:rsidRPr="00000000" w14:paraId="00000034">
      <w:pPr>
        <w:widowControl w:val="0"/>
        <w:spacing w:before="200" w:line="216" w:lineRule="auto"/>
        <w:rPr>
          <w:rFonts w:ascii="Calibri" w:cs="Calibri" w:eastAsia="Calibri" w:hAnsi="Calibri"/>
        </w:rPr>
      </w:pPr>
      <w:sdt>
        <w:sdtPr>
          <w:id w:val="-555280893"/>
          <w:tag w:val="goog_rdk_13"/>
        </w:sdtPr>
        <w:sdtContent>
          <w:ins w:author="David Kelts" w:id="2" w:date="2026-01-15T16:43:05Z">
            <w:r w:rsidDel="00000000" w:rsidR="00000000" w:rsidRPr="00000000">
              <w:rPr>
                <w:rFonts w:ascii="Calibri" w:cs="Calibri" w:eastAsia="Calibri" w:hAnsi="Calibri"/>
                <w:rtl w:val="0"/>
              </w:rPr>
              <w:t xml:space="preserve">This may require User Authentication trust to be bound directly to the document Issuer and merely performed by a Wallet that attests to conformity to the Issuer in advance so that the Issuer signs the Wallet/Device public key to include in their endorse Digital ID document.</w:t>
            </w:r>
          </w:ins>
        </w:sdtContent>
      </w:sdt>
      <w:r w:rsidDel="00000000" w:rsidR="00000000" w:rsidRPr="00000000">
        <w:rPr>
          <w:rtl w:val="0"/>
        </w:rPr>
      </w:r>
    </w:p>
    <w:p w:rsidR="00000000" w:rsidDel="00000000" w:rsidP="00000000" w:rsidRDefault="00000000" w:rsidRPr="00000000" w14:paraId="00000035">
      <w:pPr>
        <w:pStyle w:val="Heading2"/>
        <w:spacing w:after="160" w:line="259" w:lineRule="auto"/>
        <w:rPr/>
      </w:pPr>
      <w:bookmarkStart w:colFirst="0" w:colLast="0" w:name="_heading=h.v7lvii1tym3y" w:id="13"/>
      <w:bookmarkEnd w:id="13"/>
      <w:r w:rsidDel="00000000" w:rsidR="00000000" w:rsidRPr="00000000">
        <w:rPr>
          <w:rtl w:val="0"/>
        </w:rPr>
        <w:t xml:space="preserve">Trust </w:t>
      </w:r>
      <w:bookmarkStart w:colFirst="0" w:colLast="0" w:name="bookmark=id.ptdp8ql9s6vo" w:id="12"/>
      <w:bookmarkEnd w:id="12"/>
      <w:sdt>
        <w:sdtPr>
          <w:id w:val="1563845600"/>
          <w:tag w:val="goog_rdk_14"/>
        </w:sdtPr>
        <w:sdtContent>
          <w:commentRangeStart w:id="4"/>
        </w:sdtContent>
      </w:sdt>
      <w:sdt>
        <w:sdtPr>
          <w:id w:val="1482112914"/>
          <w:tag w:val="goog_rdk_15"/>
        </w:sdtPr>
        <w:sdtContent>
          <w:commentRangeStart w:id="5"/>
        </w:sdtContent>
      </w:sdt>
      <w:sdt>
        <w:sdtPr>
          <w:id w:val="-292539668"/>
          <w:tag w:val="goog_rdk_16"/>
        </w:sdtPr>
        <w:sdtContent>
          <w:commentRangeStart w:id="6"/>
        </w:sdtContent>
      </w:sdt>
      <w:r w:rsidDel="00000000" w:rsidR="00000000" w:rsidRPr="00000000">
        <w:rPr>
          <w:rtl w:val="0"/>
        </w:rPr>
        <w:t xml:space="preserve">Vectors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 can the verifier be assured that the Issuer is in fact the entity that officially endorses and is the authoritative entity to provision that credential? How can partners in a digital interaction be certain that a public key really belongs to the claimed entity?  What protections are afforded the User as they present identity credentials across one or more ecosystems?  How do Users establish some assurance about Verifiers and Readers they interact with?  How do Verifiers and Issuers trust Wallets?</w:t>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Below is the complete view of Trust Vectors associated with trust management for wallet-based architectures. </w:t>
      </w:r>
    </w:p>
    <w:p w:rsidR="00000000" w:rsidDel="00000000" w:rsidP="00000000" w:rsidRDefault="00000000" w:rsidRPr="00000000" w14:paraId="00000038">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Assumptions:</w:t>
      </w:r>
    </w:p>
    <w:p w:rsidR="00000000" w:rsidDel="00000000" w:rsidP="00000000" w:rsidRDefault="00000000" w:rsidRPr="00000000" w14:paraId="00000039">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Issuer determines the lifecycle of credentials - endorsement, attached privileges,and revocation</w:t>
      </w:r>
      <w:r w:rsidDel="00000000" w:rsidR="00000000" w:rsidRPr="00000000">
        <w:rPr>
          <w:rtl w:val="0"/>
        </w:rPr>
      </w:r>
    </w:p>
    <w:p w:rsidR="00000000" w:rsidDel="00000000" w:rsidP="00000000" w:rsidRDefault="00000000" w:rsidRPr="00000000" w14:paraId="0000003A">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Ecosystem sets the policy across all of the Trust Vectors within their Ecosystem, and those policies, rules, conventions, and mechanisms may vary across different ecosystems</w:t>
      </w:r>
    </w:p>
    <w:p w:rsidR="00000000" w:rsidDel="00000000" w:rsidP="00000000" w:rsidRDefault="00000000" w:rsidRPr="00000000" w14:paraId="0000003B">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It is beneficial to have legislation behind policy and to have policy fit within local law</w:t>
      </w:r>
    </w:p>
    <w:p w:rsidR="00000000" w:rsidDel="00000000" w:rsidP="00000000" w:rsidRDefault="00000000" w:rsidRPr="00000000" w14:paraId="0000003C">
      <w:pPr>
        <w:numPr>
          <w:ilvl w:val="0"/>
          <w:numId w:val="2"/>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It is beneficial to have an Ecosystem Operator who enforces the Trust Framework policy</w:t>
      </w:r>
      <w:r w:rsidDel="00000000" w:rsidR="00000000" w:rsidRPr="00000000">
        <w:rPr>
          <w:rtl w:val="0"/>
        </w:rPr>
      </w:r>
    </w:p>
    <w:p w:rsidR="00000000" w:rsidDel="00000000" w:rsidP="00000000" w:rsidRDefault="00000000" w:rsidRPr="00000000" w14:paraId="0000003D">
      <w:pPr>
        <w:widowControl w:val="0"/>
        <w:spacing w:before="200" w:line="21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Vectors:</w:t>
      </w:r>
    </w:p>
    <w:p w:rsidR="00000000" w:rsidDel="00000000" w:rsidP="00000000" w:rsidRDefault="00000000" w:rsidRPr="00000000" w14:paraId="0000003E">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Issuer Trusts Wallet</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Issuer</w:t>
      </w:r>
      <w:r w:rsidDel="00000000" w:rsidR="00000000" w:rsidRPr="00000000">
        <w:rPr>
          <w:rFonts w:ascii="Calibri" w:cs="Calibri" w:eastAsia="Calibri" w:hAnsi="Calibri"/>
          <w:rtl w:val="0"/>
        </w:rPr>
        <w:t xml:space="preserve"> must trust the security and credential protection of a </w:t>
      </w:r>
      <w:r w:rsidDel="00000000" w:rsidR="00000000" w:rsidRPr="00000000">
        <w:rPr>
          <w:rFonts w:ascii="Calibri" w:cs="Calibri" w:eastAsia="Calibri" w:hAnsi="Calibri"/>
          <w:b w:val="1"/>
          <w:bCs w:val="1"/>
          <w:rtl w:val="0"/>
        </w:rPr>
        <w:t xml:space="preserve">Wallet</w:t>
      </w:r>
      <w:r w:rsidDel="00000000" w:rsidR="00000000" w:rsidRPr="00000000">
        <w:rPr>
          <w:rFonts w:ascii="Calibri" w:cs="Calibri" w:eastAsia="Calibri" w:hAnsi="Calibri"/>
          <w:rtl w:val="0"/>
        </w:rPr>
        <w:t xml:space="preserve"> in order to approve provisioning credentials for its Users into that Wallet.  The Issuer may also need to trust that the Wallet will appropriately authenticate the User during credential presentation.  Conversely, the Wallet should not report transactions to the Issuer.</w:t>
      </w:r>
    </w:p>
    <w:p w:rsidR="00000000" w:rsidDel="00000000" w:rsidP="00000000" w:rsidRDefault="00000000" w:rsidRPr="00000000" w14:paraId="0000003F">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Reader Trusts Wallet</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device used by the </w:t>
      </w:r>
      <w:r w:rsidDel="00000000" w:rsidR="00000000" w:rsidRPr="00000000">
        <w:rPr>
          <w:rFonts w:ascii="Calibri" w:cs="Calibri" w:eastAsia="Calibri" w:hAnsi="Calibri"/>
          <w:b w:val="1"/>
          <w:bCs w:val="1"/>
          <w:rtl w:val="0"/>
        </w:rPr>
        <w:t xml:space="preserve">Verifier</w:t>
      </w:r>
      <w:r w:rsidDel="00000000" w:rsidR="00000000" w:rsidRPr="00000000">
        <w:rPr>
          <w:rFonts w:ascii="Calibri" w:cs="Calibri" w:eastAsia="Calibri" w:hAnsi="Calibri"/>
          <w:rtl w:val="0"/>
        </w:rPr>
        <w:t xml:space="preserve"> must trust assertions from the </w:t>
      </w:r>
      <w:r w:rsidDel="00000000" w:rsidR="00000000" w:rsidRPr="00000000">
        <w:rPr>
          <w:rFonts w:ascii="Calibri" w:cs="Calibri" w:eastAsia="Calibri" w:hAnsi="Calibri"/>
          <w:b w:val="1"/>
          <w:bCs w:val="1"/>
          <w:rtl w:val="0"/>
        </w:rPr>
        <w:t xml:space="preserve">Wallet</w:t>
      </w:r>
      <w:r w:rsidDel="00000000" w:rsidR="00000000" w:rsidRPr="00000000">
        <w:rPr>
          <w:rFonts w:ascii="Calibri" w:cs="Calibri" w:eastAsia="Calibri" w:hAnsi="Calibri"/>
          <w:rtl w:val="0"/>
        </w:rPr>
        <w:t xml:space="preserve"> in order to establish that credential protection and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Authentication were adequately performed. This mitigates the Verifier’s risk in the transaction.</w:t>
      </w:r>
    </w:p>
    <w:p w:rsidR="00000000" w:rsidDel="00000000" w:rsidP="00000000" w:rsidRDefault="00000000" w:rsidRPr="00000000" w14:paraId="00000040">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User Trusts Verifier</w:t>
      </w:r>
      <w:r w:rsidDel="00000000" w:rsidR="00000000" w:rsidRPr="00000000">
        <w:rPr>
          <w:rFonts w:ascii="Calibri" w:cs="Calibri" w:eastAsia="Calibri" w:hAnsi="Calibri"/>
          <w:rtl w:val="0"/>
        </w:rPr>
        <w:t xml:space="preserve">.  To establish informed consent and approve the sharing of identity attributes, the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(of a </w:t>
      </w:r>
      <w:r w:rsidDel="00000000" w:rsidR="00000000" w:rsidRPr="00000000">
        <w:rPr>
          <w:rFonts w:ascii="Calibri" w:cs="Calibri" w:eastAsia="Calibri" w:hAnsi="Calibri"/>
          <w:b w:val="1"/>
          <w:bCs w:val="1"/>
          <w:rtl w:val="0"/>
        </w:rPr>
        <w:t xml:space="preserve">Wallet</w:t>
      </w:r>
      <w:r w:rsidDel="00000000" w:rsidR="00000000" w:rsidRPr="00000000">
        <w:rPr>
          <w:rFonts w:ascii="Calibri" w:cs="Calibri" w:eastAsia="Calibri" w:hAnsi="Calibri"/>
          <w:rtl w:val="0"/>
        </w:rPr>
        <w:t xml:space="preserve">) must trust the </w:t>
      </w:r>
      <w:r w:rsidDel="00000000" w:rsidR="00000000" w:rsidRPr="00000000">
        <w:rPr>
          <w:rFonts w:ascii="Calibri" w:cs="Calibri" w:eastAsia="Calibri" w:hAnsi="Calibri"/>
          <w:b w:val="1"/>
          <w:bCs w:val="1"/>
          <w:rtl w:val="0"/>
        </w:rPr>
        <w:t xml:space="preserve">Verifier</w:t>
      </w:r>
      <w:r w:rsidDel="00000000" w:rsidR="00000000" w:rsidRPr="00000000">
        <w:rPr>
          <w:rFonts w:ascii="Calibri" w:cs="Calibri" w:eastAsia="Calibri" w:hAnsi="Calibri"/>
          <w:rtl w:val="0"/>
        </w:rPr>
        <w:t xml:space="preserve"> operating the </w:t>
      </w: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b w:val="1"/>
          <w:bCs w:val="1"/>
          <w:vertAlign w:val="superscript"/>
        </w:rPr>
        <w:footnoteReference w:customMarkFollows="0" w:id="4"/>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For instance, the </w:t>
      </w:r>
      <w:r w:rsidDel="00000000" w:rsidR="00000000" w:rsidRPr="00000000">
        <w:rPr>
          <w:rFonts w:ascii="Calibri" w:cs="Calibri" w:eastAsia="Calibri" w:hAnsi="Calibri"/>
          <w:b w:val="1"/>
          <w:bCs w:val="1"/>
          <w:rtl w:val="0"/>
        </w:rPr>
        <w:t xml:space="preserve">User</w:t>
      </w:r>
      <w:r w:rsidDel="00000000" w:rsidR="00000000" w:rsidRPr="00000000">
        <w:rPr>
          <w:rFonts w:ascii="Calibri" w:cs="Calibri" w:eastAsia="Calibri" w:hAnsi="Calibri"/>
          <w:rtl w:val="0"/>
        </w:rPr>
        <w:t xml:space="preserve"> should know with some level of certainty that they are interacting with a known Reader in that context (e.g., the Reader at the automated checkout counter is operated by the </w:t>
      </w:r>
      <w:r w:rsidDel="00000000" w:rsidR="00000000" w:rsidRPr="00000000">
        <w:rPr>
          <w:rFonts w:ascii="Calibri" w:cs="Calibri" w:eastAsia="Calibri" w:hAnsi="Calibri"/>
          <w:b w:val="1"/>
          <w:bCs w:val="1"/>
          <w:rtl w:val="0"/>
        </w:rPr>
        <w:t xml:space="preserve">Verifier</w:t>
      </w:r>
      <w:r w:rsidDel="00000000" w:rsidR="00000000" w:rsidRPr="00000000">
        <w:rPr>
          <w:rFonts w:ascii="Calibri" w:cs="Calibri" w:eastAsia="Calibri" w:hAnsi="Calibri"/>
          <w:rtl w:val="0"/>
        </w:rPr>
        <w:t xml:space="preserve"> store and is not a rogue </w:t>
      </w: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Reader Trusts Issuer</w:t>
      </w:r>
      <w:r w:rsidDel="00000000" w:rsidR="00000000" w:rsidRPr="00000000">
        <w:rPr>
          <w:rFonts w:ascii="Calibri" w:cs="Calibri" w:eastAsia="Calibri" w:hAnsi="Calibri"/>
          <w:rtl w:val="0"/>
        </w:rPr>
        <w:t xml:space="preserve">. Upon receipt of a credential, the Verifier must ensure that the Reader validates the credential using the procedures established by the Issuer.</w:t>
      </w:r>
    </w:p>
    <w:p w:rsidR="00000000" w:rsidDel="00000000" w:rsidP="00000000" w:rsidRDefault="00000000" w:rsidRPr="00000000" w14:paraId="00000042">
      <w:pPr>
        <w:numPr>
          <w:ilvl w:val="0"/>
          <w:numId w:val="3"/>
        </w:numPr>
        <w:spacing w:after="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Ecosystem Trusts Reader (Reader can Identify Itself).</w:t>
      </w:r>
      <w:r w:rsidDel="00000000" w:rsidR="00000000" w:rsidRPr="00000000">
        <w:rPr>
          <w:rFonts w:ascii="Calibri" w:cs="Calibri" w:eastAsia="Calibri" w:hAnsi="Calibri"/>
          <w:rtl w:val="0"/>
        </w:rPr>
        <w:t xml:space="preserve">  The Reader can properly identify itself to Users as part of a request for attributes (extending Vector 3 to the Reader).  In some instances, the Verifier has registered a Reader with a Registrar within an Ecosystem. In further instances an Ecosystem or Issuer</w:t>
      </w:r>
      <w:r w:rsidDel="00000000" w:rsidR="00000000" w:rsidRPr="00000000">
        <w:rPr>
          <w:rFonts w:ascii="Calibri" w:cs="Calibri" w:eastAsia="Calibri" w:hAnsi="Calibri"/>
          <w:b w:val="1"/>
          <w:bCs w:val="1"/>
          <w:rtl w:val="0"/>
        </w:rPr>
        <w:t xml:space="preserve"> authorizes a Reader</w:t>
      </w:r>
      <w:r w:rsidDel="00000000" w:rsidR="00000000" w:rsidRPr="00000000">
        <w:rPr>
          <w:rFonts w:ascii="Calibri" w:cs="Calibri" w:eastAsia="Calibri" w:hAnsi="Calibri"/>
          <w:rtl w:val="0"/>
        </w:rPr>
        <w:t xml:space="preserve"> to request  scopes (data sets) and the Wallet could enforce those scopes on behalf of the User (these are called </w:t>
      </w:r>
      <w:r w:rsidDel="00000000" w:rsidR="00000000" w:rsidRPr="00000000">
        <w:rPr>
          <w:rFonts w:ascii="Calibri" w:cs="Calibri" w:eastAsia="Calibri" w:hAnsi="Calibri"/>
          <w:b w:val="1"/>
          <w:bCs w:val="1"/>
          <w:rtl w:val="0"/>
        </w:rPr>
        <w:t xml:space="preserve">Verifier Attribute Policies).</w:t>
      </w:r>
    </w:p>
    <w:p w:rsidR="00000000" w:rsidDel="00000000" w:rsidP="00000000" w:rsidRDefault="00000000" w:rsidRPr="00000000" w14:paraId="00000043">
      <w:pPr>
        <w:numPr>
          <w:ilvl w:val="0"/>
          <w:numId w:val="3"/>
        </w:numPr>
        <w:spacing w:after="160" w:line="259" w:lineRule="auto"/>
        <w:ind w:left="720" w:hanging="360"/>
        <w:rPr>
          <w:rFonts w:ascii="Calibri" w:cs="Calibri" w:eastAsia="Calibri" w:hAnsi="Calibri"/>
          <w:b w:val="1"/>
          <w:bCs w:val="1"/>
          <w:u w:val="none"/>
        </w:rPr>
      </w:pPr>
      <w:r w:rsidDel="00000000" w:rsidR="00000000" w:rsidRPr="00000000">
        <w:rPr>
          <w:b w:val="1"/>
          <w:bCs w:val="1"/>
          <w:rtl w:val="0"/>
        </w:rPr>
        <w:t xml:space="preserve">User Trusts Wallet</w:t>
      </w:r>
      <w:r w:rsidDel="00000000" w:rsidR="00000000" w:rsidRPr="00000000">
        <w:rPr>
          <w:b w:val="1"/>
          <w:bCs w:val="1"/>
          <w:rtl w:val="0"/>
        </w:rPr>
        <w:t xml:space="preserve">. </w:t>
      </w:r>
      <w:r w:rsidDel="00000000" w:rsidR="00000000" w:rsidRPr="00000000">
        <w:rPr>
          <w:rtl w:val="0"/>
        </w:rPr>
        <w:t xml:space="preserve">T</w:t>
      </w:r>
      <w:r w:rsidDel="00000000" w:rsidR="00000000" w:rsidRPr="00000000">
        <w:rPr>
          <w:rtl w:val="0"/>
        </w:rPr>
        <w:t xml:space="preserve">he biggest hesitation of End Users to become Wallet Holders is whether the wallet will profile them, share or leak their transaction receipts, report to government authorities, or monetize their identity and transaction data.  Companies involved in surveillance capitalism on the Internet will enter the wallet space.</w:t>
      </w:r>
    </w:p>
    <w:p w:rsidR="00000000" w:rsidDel="00000000" w:rsidP="00000000" w:rsidRDefault="00000000" w:rsidRPr="00000000" w14:paraId="00000044">
      <w:pPr>
        <w:rPr/>
      </w:pPr>
      <w:r w:rsidDel="00000000" w:rsidR="00000000" w:rsidRPr="00000000">
        <w:rPr>
          <w:rtl w:val="0"/>
        </w:rPr>
      </w:r>
    </w:p>
    <w:sdt>
      <w:sdtPr>
        <w:id w:val="-1963053470"/>
        <w:tag w:val="goog_rdk_20"/>
      </w:sdtPr>
      <w:sdtContent>
        <w:p w:rsidR="00000000" w:rsidDel="00000000" w:rsidP="00000000" w:rsidRDefault="00000000" w:rsidRPr="00000000" w14:paraId="00000045">
          <w:pPr>
            <w:rPr>
              <w:ins w:author="David Kelts" w:id="4" w:date="2025-11-10T22:04:48Z"/>
            </w:rPr>
          </w:pPr>
          <w:r w:rsidDel="00000000" w:rsidR="00000000" w:rsidRPr="00000000">
            <w:rPr>
              <w:rtl w:val="0"/>
            </w:rPr>
            <w:t xml:space="preserve">There are mechanisms in many standards for signing a request or providing an attestation during engagement of the standard communication so that two entities can trust each other.  We’re not talking about communication security here, although that also is established.  This is how a component establishes and then trusts the identity and heritage of another component with which it communicates.  The receiving component checks a cryptographic signature.</w:t>
          </w:r>
          <w:sdt>
            <w:sdtPr>
              <w:id w:val="-424180007"/>
              <w:tag w:val="goog_rdk_17"/>
            </w:sdtPr>
            <w:sdtContent>
              <w:ins w:author="David Kelts" w:id="4" w:date="2025-11-10T22:04:48Z"/>
              <w:sdt>
                <w:sdtPr>
                  <w:id w:val="140057423"/>
                  <w:tag w:val="goog_rdk_18"/>
                </w:sdtPr>
                <w:sdtContent>
                  <w:commentRangeStart w:id="7"/>
                </w:sdtContent>
              </w:sdt>
              <w:ins w:author="David Kelts" w:id="4" w:date="2025-11-10T22:04:48Z">
                <w:sdt>
                  <w:sdtPr>
                    <w:id w:val="333977585"/>
                    <w:tag w:val="goog_rdk_19"/>
                  </w:sdtPr>
                  <w:sdtContent>
                    <w:commentRangeStart w:id="8"/>
                  </w:sdtContent>
                </w:sdt>
                <w:r w:rsidDel="00000000" w:rsidR="00000000" w:rsidRPr="00000000">
                  <w:rPr>
                    <w:rtl w:val="0"/>
                  </w:rPr>
                </w:r>
              </w:ins>
            </w:sdtContent>
          </w:sdt>
        </w:p>
      </w:sdtContent>
    </w:sdt>
    <w:sdt>
      <w:sdtPr>
        <w:id w:val="-1472782526"/>
        <w:tag w:val="goog_rdk_22"/>
      </w:sdtPr>
      <w:sdtContent>
        <w:p w:rsidR="00000000" w:rsidDel="00000000" w:rsidP="00000000" w:rsidRDefault="00000000" w:rsidRPr="00000000" w14:paraId="00000046">
          <w:pPr>
            <w:rPr>
              <w:ins w:author="David Kelts" w:id="4" w:date="2025-11-10T22:04:48Z"/>
            </w:rPr>
          </w:pPr>
          <w:sdt>
            <w:sdtPr>
              <w:id w:val="-1950063742"/>
              <w:tag w:val="goog_rdk_21"/>
            </w:sdtPr>
            <w:sdtContent>
              <w:ins w:author="David Kelts" w:id="4" w:date="2025-11-10T22:04:48Z">
                <w:r w:rsidDel="00000000" w:rsidR="00000000" w:rsidRPr="00000000">
                  <w:rPr>
                    <w:rtl w:val="0"/>
                  </w:rPr>
                </w:r>
              </w:ins>
            </w:sdtContent>
          </w:sdt>
        </w:p>
      </w:sdtContent>
    </w:sdt>
    <w:p w:rsidR="00000000" w:rsidDel="00000000" w:rsidP="00000000" w:rsidRDefault="00000000" w:rsidRPr="00000000" w14:paraId="00000047">
      <w:pPr>
        <w:rPr/>
      </w:pPr>
      <w:sdt>
        <w:sdtPr>
          <w:id w:val="-1209001431"/>
          <w:tag w:val="goog_rdk_23"/>
        </w:sdtPr>
        <w:sdtContent>
          <w:ins w:author="David Kelts" w:id="4" w:date="2025-11-10T22:04:48Z">
            <w:r w:rsidDel="00000000" w:rsidR="00000000" w:rsidRPr="00000000">
              <w:rPr>
                <w:rtl w:val="0"/>
              </w:rPr>
              <w:t xml:space="preserve">There are also standardized mechanisms for sharing a Certificate (e.g., X.509) between two components with the expectation that the </w:t>
            </w:r>
          </w:ins>
          <w:sdt>
            <w:sdtPr>
              <w:id w:val="1118772987"/>
              <w:tag w:val="goog_rdk_24"/>
            </w:sdtPr>
            <w:sdtContent>
              <w:commentRangeStart w:id="7"/>
            </w:sdtContent>
          </w:sdt>
          <w:ins w:author="David Kelts" w:id="4" w:date="2025-11-10T22:04:48Z">
            <w:commentRangeEnd w:id="7"/>
            <w:r w:rsidDel="00000000" w:rsidR="00000000" w:rsidRPr="00000000">
              <w:commentReference w:id="7"/>
            </w:r>
            <w:sdt>
              <w:sdtPr>
                <w:id w:val="-229637150"/>
                <w:tag w:val="goog_rdk_25"/>
              </w:sdtPr>
              <w:sdtContent>
                <w:commentRangeStart w:id="8"/>
              </w:sdtContent>
            </w:sdt>
            <w:commentRangeEnd w:id="8"/>
            <w:r w:rsidDel="00000000" w:rsidR="00000000" w:rsidRPr="00000000">
              <w:commentReference w:id="8"/>
            </w:r>
            <w:sdt>
              <w:sdtPr>
                <w:id w:val="402823746"/>
                <w:tag w:val="goog_rdk_26"/>
              </w:sdtPr>
              <w:sdtContent>
                <w:r w:rsidDel="00000000" w:rsidR="00000000" w:rsidRPr="00000000">
                  <w:rPr>
                    <w:rtl w:val="0"/>
                    <w:rPrChange w:author="David Kelts" w:id="5" w:date="2025-11-10T22:04:48Z">
                      <w:rPr/>
                    </w:rPrChange>
                  </w:rPr>
                  <w:t xml:space="preserve">receiver</w:t>
                </w:r>
              </w:sdtContent>
            </w:sdt>
            <w:r w:rsidDel="00000000" w:rsidR="00000000" w:rsidRPr="00000000">
              <w:rPr>
                <w:rtl w:val="0"/>
              </w:rPr>
              <w:t xml:space="preserve"> will introspect the Cert to determine if it is trusted.  Utilizing a Trust List of public keys to </w:t>
            </w:r>
            <w:sdt>
              <w:sdtPr>
                <w:id w:val="-553337172"/>
                <w:tag w:val="goog_rdk_27"/>
              </w:sdtPr>
              <w:sdtContent>
                <w:r w:rsidDel="00000000" w:rsidR="00000000" w:rsidRPr="00000000">
                  <w:rPr>
                    <w:rtl w:val="0"/>
                    <w:rPrChange w:author="David Kelts" w:id="5" w:date="2025-11-10T22:04:48Z">
                      <w:rPr/>
                    </w:rPrChange>
                  </w:rPr>
                  <w:t xml:space="preserve">verify</w:t>
                </w:r>
              </w:sdtContent>
            </w:sdt>
            <w:r w:rsidDel="00000000" w:rsidR="00000000" w:rsidRPr="00000000">
              <w:rPr>
                <w:rtl w:val="0"/>
              </w:rPr>
              <w:t xml:space="preserve"> a signature on a Cert or ascertain the known trusted root of the cert are part of these mechanisms.</w:t>
            </w:r>
          </w:ins>
        </w:sdtContent>
      </w:sdt>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heading=h.htzwx5plr6ee" w:id="14"/>
      <w:bookmarkEnd w:id="14"/>
      <w:r w:rsidDel="00000000" w:rsidR="00000000" w:rsidRPr="00000000">
        <w:rPr>
          <w:rtl w:val="0"/>
        </w:rPr>
        <w:t xml:space="preserve">Current Observed Patterns of Trust Vectors</w:t>
      </w:r>
      <w:r w:rsidDel="00000000" w:rsidR="00000000" w:rsidRPr="00000000">
        <w:rPr>
          <w:rtl w:val="0"/>
        </w:rPr>
      </w:r>
    </w:p>
    <w:p w:rsidR="00000000" w:rsidDel="00000000" w:rsidP="00000000" w:rsidRDefault="00000000" w:rsidRPr="00000000" w14:paraId="0000004A">
      <w:pPr>
        <w:pStyle w:val="Heading4"/>
        <w:rPr/>
      </w:pPr>
      <w:bookmarkStart w:colFirst="0" w:colLast="0" w:name="_heading=h.drs1yja9nr7w" w:id="15"/>
      <w:bookmarkEnd w:id="15"/>
      <w:r w:rsidDel="00000000" w:rsidR="00000000" w:rsidRPr="00000000">
        <w:rPr>
          <w:rtl w:val="0"/>
        </w:rPr>
        <w:t xml:space="preserve">Single-Provider (Homogeneous) Trust</w:t>
      </w:r>
    </w:p>
    <w:p w:rsidR="00000000" w:rsidDel="00000000" w:rsidP="00000000" w:rsidRDefault="00000000" w:rsidRPr="00000000" w14:paraId="0000004B">
      <w:pPr>
        <w:rPr/>
      </w:pPr>
      <w:r w:rsidDel="00000000" w:rsidR="00000000" w:rsidRPr="00000000">
        <w:rPr>
          <w:rtl w:val="0"/>
        </w:rPr>
        <w:t xml:space="preserve">Many times in current ecosystems, such as Mobile Driver’s Licenses in the United States, some of these Trust Vectors become trusted</w:t>
      </w:r>
      <w:r w:rsidDel="00000000" w:rsidR="00000000" w:rsidRPr="00000000">
        <w:rPr>
          <w:rtl w:val="0"/>
        </w:rPr>
        <w:t xml:space="preserve"> by default</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t xml:space="preserve">because the same entity (often the Issuer) is publishing Wallet apps that connect to a Wallet Connector for provisioning and even publishing Readers that accept and verify credentials.</w:t>
      </w:r>
      <w:sdt>
        <w:sdtPr>
          <w:id w:val="974297033"/>
          <w:tag w:val="goog_rdk_28"/>
        </w:sdtPr>
        <w:sdtContent>
          <w:ins w:author="David Kelts" w:id="6" w:date="2025-11-10T22:02:52Z"/>
          <w:sdt>
            <w:sdtPr>
              <w:id w:val="499568662"/>
              <w:tag w:val="goog_rdk_29"/>
            </w:sdtPr>
            <w:sdtContent>
              <w:commentRangeStart w:id="9"/>
            </w:sdtContent>
          </w:sdt>
          <w:ins w:author="David Kelts" w:id="6" w:date="2025-11-10T22:02:52Z">
            <w:sdt>
              <w:sdtPr>
                <w:id w:val="-1166591567"/>
                <w:tag w:val="goog_rdk_30"/>
              </w:sdtPr>
              <w:sdtContent>
                <w:commentRangeStart w:id="10"/>
              </w:sdtContent>
            </w:sdt>
            <w:r w:rsidDel="00000000" w:rsidR="00000000" w:rsidRPr="00000000">
              <w:rPr>
                <w:rtl w:val="0"/>
              </w:rPr>
              <w:t xml:space="preserve"> While the reputation (commercial) or provenance (government) of the provider can engender trust, that “homogeneous” trust isn’t necessarily interoperable and can even lead to the appearance of, or fear of, collusion between components.</w:t>
            </w:r>
          </w:ins>
        </w:sdtContent>
      </w:sdt>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C">
      <w:pPr>
        <w:pStyle w:val="Heading4"/>
        <w:rPr/>
      </w:pPr>
      <w:bookmarkStart w:colFirst="0" w:colLast="0" w:name="_heading=h.vx63v98vpwej" w:id="16"/>
      <w:bookmarkEnd w:id="16"/>
      <w:r w:rsidDel="00000000" w:rsidR="00000000" w:rsidRPr="00000000">
        <w:rPr>
          <w:rtl w:val="0"/>
        </w:rPr>
        <w:t xml:space="preserve">Multiple </w:t>
      </w:r>
      <w:r w:rsidDel="00000000" w:rsidR="00000000" w:rsidRPr="00000000">
        <w:rPr>
          <w:rtl w:val="0"/>
        </w:rPr>
        <w:t xml:space="preserve">Bi-lateral Contracts</w:t>
      </w:r>
    </w:p>
    <w:p w:rsidR="00000000" w:rsidDel="00000000" w:rsidP="00000000" w:rsidRDefault="00000000" w:rsidRPr="00000000" w14:paraId="0000004D">
      <w:pPr>
        <w:rPr/>
      </w:pPr>
      <w:r w:rsidDel="00000000" w:rsidR="00000000" w:rsidRPr="00000000">
        <w:rPr>
          <w:rtl w:val="0"/>
        </w:rPr>
        <w:t xml:space="preserve">Some bilateral agreements are also made out-of-band for Wallet providers (often OS Platform Wallets) to accept credentials from</w:t>
      </w:r>
      <w:r w:rsidDel="00000000" w:rsidR="00000000" w:rsidRPr="00000000">
        <w:rPr>
          <w:rtl w:val="0"/>
        </w:rPr>
        <w:t xml:space="preserve"> Wallet Connectors</w:t>
      </w:r>
      <w:r w:rsidDel="00000000" w:rsidR="00000000" w:rsidRPr="00000000">
        <w:rPr>
          <w:rtl w:val="0"/>
        </w:rPr>
        <w:t xml:space="preserve"> when they meet Issuer requirements ahead of time and interactively to assure the Holder is the correct credential recipient. </w:t>
      </w:r>
      <w:r w:rsidDel="00000000" w:rsidR="00000000" w:rsidRPr="00000000">
        <w:rPr>
          <w:rtl w:val="0"/>
        </w:rPr>
        <w:t xml:space="preserve"> In the US mDL Ecosystem, as an example, for the Transportation Security Administration (TSA) to accept credentials from Wallets, they must establish a bilateral agreement with the Wallet-WalletConnector-Issuer combination.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bookmarkStart w:colFirst="0" w:colLast="0" w:name="_heading=h.pfwwt9kvnod8" w:id="17"/>
      <w:bookmarkEnd w:id="17"/>
      <w:r w:rsidDel="00000000" w:rsidR="00000000" w:rsidRPr="00000000">
        <w:rPr>
          <w:rtl w:val="0"/>
        </w:rPr>
        <w:t xml:space="preserve">Federation of Issuers or IDPs</w:t>
      </w:r>
    </w:p>
    <w:p w:rsidR="00000000" w:rsidDel="00000000" w:rsidP="00000000" w:rsidRDefault="00000000" w:rsidRPr="00000000" w14:paraId="00000050">
      <w:pPr>
        <w:rPr/>
      </w:pPr>
      <w:r w:rsidDel="00000000" w:rsidR="00000000" w:rsidRPr="00000000">
        <w:rPr>
          <w:rtl w:val="0"/>
        </w:rPr>
        <w:t xml:space="preserve">Federations separate participants into roles and provide singular agreements, enforceable by the Federation, for each role.  This reduces the complexity of relationships considerably and the preponderance of </w:t>
      </w:r>
      <w:r w:rsidDel="00000000" w:rsidR="00000000" w:rsidRPr="00000000">
        <w:rPr>
          <w:rtl w:val="0"/>
        </w:rPr>
        <w:t xml:space="preserve">multiple, bi-lateral agreements</w:t>
      </w:r>
      <w:r w:rsidDel="00000000" w:rsidR="00000000" w:rsidRPr="00000000">
        <w:rPr>
          <w:rtl w:val="0"/>
        </w:rPr>
        <w:t xml:space="preserve"> between many Ecosystem players.  You can see that Federations, typical in the login identity space, can extend to the wallet space by adding additional or modifying existing roles.  The map of Trust Vectors does not change.</w:t>
      </w:r>
    </w:p>
    <w:p w:rsidR="00000000" w:rsidDel="00000000" w:rsidP="00000000" w:rsidRDefault="00000000" w:rsidRPr="00000000" w14:paraId="00000051">
      <w:pPr>
        <w:pStyle w:val="Heading4"/>
        <w:rPr/>
      </w:pPr>
      <w:bookmarkStart w:colFirst="0" w:colLast="0" w:name="_heading=h.h6cs8ssqasge" w:id="18"/>
      <w:bookmarkEnd w:id="18"/>
      <w:r w:rsidDel="00000000" w:rsidR="00000000" w:rsidRPr="00000000">
        <w:rPr>
          <w:rtl w:val="0"/>
        </w:rPr>
        <w:t xml:space="preserve">Regulated Participation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heading=h.17l1wdfwgso1" w:id="19"/>
      <w:bookmarkEnd w:id="19"/>
      <w:sdt>
        <w:sdtPr>
          <w:id w:val="1020417056"/>
          <w:tag w:val="goog_rdk_31"/>
        </w:sdtPr>
        <w:sdtContent>
          <w:commentRangeStart w:id="11"/>
        </w:sdtContent>
      </w:sdt>
      <w:r w:rsidDel="00000000" w:rsidR="00000000" w:rsidRPr="00000000">
        <w:rPr>
          <w:rtl w:val="0"/>
        </w:rPr>
        <w:t xml:space="preserve">Shortcomings in Observed Patterns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4">
      <w:pPr>
        <w:pStyle w:val="Heading4"/>
        <w:rPr/>
      </w:pPr>
      <w:bookmarkStart w:colFirst="0" w:colLast="0" w:name="_heading=h.zga3qisalgv7" w:id="20"/>
      <w:bookmarkEnd w:id="20"/>
      <w:r w:rsidDel="00000000" w:rsidR="00000000" w:rsidRPr="00000000">
        <w:rPr>
          <w:rtl w:val="0"/>
        </w:rPr>
        <w:t xml:space="preserve">Lack of User Choice</w:t>
      </w:r>
    </w:p>
    <w:p w:rsidR="00000000" w:rsidDel="00000000" w:rsidP="00000000" w:rsidRDefault="00000000" w:rsidRPr="00000000" w14:paraId="00000055">
      <w:pPr>
        <w:rPr/>
      </w:pPr>
      <w:r w:rsidDel="00000000" w:rsidR="00000000" w:rsidRPr="00000000">
        <w:rPr>
          <w:rtl w:val="0"/>
        </w:rPr>
        <w:t xml:space="preserve">Furthermore, to facilitate User choice in their components, which is critical for privacy, and allow for optimal technical flexibility and innovation, Mechanisms and Conventions are required.  Mechanisms allow discoverability of the components and systems that are under agreement and in conformance with Ecosystem rules.  Conventions for how a participant gets approved to be included in the Mechanisms set the levels of trustworthiness and risk mitigation.</w:t>
      </w:r>
    </w:p>
    <w:p w:rsidR="00000000" w:rsidDel="00000000" w:rsidP="00000000" w:rsidRDefault="00000000" w:rsidRPr="00000000" w14:paraId="00000056">
      <w:pPr>
        <w:pStyle w:val="Heading4"/>
        <w:rPr/>
      </w:pPr>
      <w:bookmarkStart w:colFirst="0" w:colLast="0" w:name="_heading=h.37ffaymu1wtw" w:id="21"/>
      <w:bookmarkEnd w:id="21"/>
      <w:r w:rsidDel="00000000" w:rsidR="00000000" w:rsidRPr="00000000">
        <w:rPr>
          <w:rtl w:val="0"/>
        </w:rPr>
        <w:t xml:space="preserve">Reputational or Implicit Trust Assumptions</w:t>
      </w:r>
    </w:p>
    <w:p w:rsidR="00000000" w:rsidDel="00000000" w:rsidP="00000000" w:rsidRDefault="00000000" w:rsidRPr="00000000" w14:paraId="00000057">
      <w:pPr>
        <w:rPr/>
      </w:pPr>
      <w:r w:rsidDel="00000000" w:rsidR="00000000" w:rsidRPr="00000000">
        <w:rPr>
          <w:rtl w:val="0"/>
        </w:rPr>
        <w:t xml:space="preserve">RP’s choosing Readers only from their Issuer; nothing to indicate trust of Commerial Readers.</w:t>
      </w:r>
    </w:p>
    <w:p w:rsidR="00000000" w:rsidDel="00000000" w:rsidP="00000000" w:rsidRDefault="00000000" w:rsidRPr="00000000" w14:paraId="00000058">
      <w:pPr>
        <w:rPr/>
      </w:pPr>
      <w:r w:rsidDel="00000000" w:rsidR="00000000" w:rsidRPr="00000000">
        <w:rPr>
          <w:rtl w:val="0"/>
        </w:rPr>
        <w:t xml:space="preserve">Choosing brand name wallet apps; Not trusting State-issued Wallet apps.  The lack of definition defaults people and businesses to reputational, implicit, or fear-of-non-compliance decisions on software and equipment they choose.</w:t>
      </w:r>
    </w:p>
    <w:p w:rsidR="00000000" w:rsidDel="00000000" w:rsidP="00000000" w:rsidRDefault="00000000" w:rsidRPr="00000000" w14:paraId="00000059">
      <w:pPr>
        <w:pStyle w:val="Heading4"/>
        <w:rPr/>
      </w:pPr>
      <w:bookmarkStart w:colFirst="0" w:colLast="0" w:name="_heading=h.efhf0tczx05a" w:id="22"/>
      <w:bookmarkEnd w:id="22"/>
      <w:r w:rsidDel="00000000" w:rsidR="00000000" w:rsidRPr="00000000">
        <w:rPr>
          <w:rtl w:val="0"/>
        </w:rPr>
        <w:t xml:space="preserve">Shortcomings in Security of Receipt Storage &amp; Profiling Usage</w:t>
      </w:r>
    </w:p>
    <w:p w:rsidR="00000000" w:rsidDel="00000000" w:rsidP="00000000" w:rsidRDefault="00000000" w:rsidRPr="00000000" w14:paraId="0000005A">
      <w:pPr>
        <w:rPr/>
      </w:pPr>
      <w:r w:rsidDel="00000000" w:rsidR="00000000" w:rsidRPr="00000000">
        <w:rPr>
          <w:rtl w:val="0"/>
        </w:rPr>
        <w:t xml:space="preserve">Privacy-preserving, user-controlled secure receipt storage will be a selling point in the Wallet wars, but it has not become portable and standardized as a service even with the existence of Kantara/ISO standard consent receipts</w:t>
      </w:r>
      <w:r w:rsidDel="00000000" w:rsidR="00000000" w:rsidRPr="00000000">
        <w:rPr>
          <w:vertAlign w:val="superscript"/>
        </w:rPr>
        <w:footnoteReference w:customMarkFollows="0" w:id="6"/>
      </w:r>
      <w:r w:rsidDel="00000000" w:rsidR="00000000" w:rsidRPr="00000000">
        <w:rPr>
          <w:rtl w:val="0"/>
        </w:rPr>
        <w:t xml:space="preserve">.  Users are not yet pointing apps to where they want to store receipts nor shielding apps from using AI and algorithms to profile their usage. Therefore, it’s a consideration for Ecosystem Operators to provide requirements against profiling users and for the security and unidirectionality of receipt storage that complements receipt mechanisms in 18013-5-2 (unpublished).  Leaving it to the benevolence of cloud or device Wallet Providers may incite the protocol-level user profiling of Internet ad sales and exacerbate user feelings about internet </w:t>
      </w:r>
      <w:sdt>
        <w:sdtPr>
          <w:id w:val="598307588"/>
          <w:tag w:val="goog_rdk_32"/>
        </w:sdtPr>
        <w:sdtContent>
          <w:commentRangeStart w:id="12"/>
        </w:sdtContent>
      </w:sdt>
      <w:r w:rsidDel="00000000" w:rsidR="00000000" w:rsidRPr="00000000">
        <w:rPr>
          <w:rtl w:val="0"/>
        </w:rPr>
        <w:t xml:space="preserve">privacy</w:t>
      </w:r>
      <w:commentRangeEnd w:id="12"/>
      <w:r w:rsidDel="00000000" w:rsidR="00000000" w:rsidRPr="00000000">
        <w:commentReference w:id="12"/>
      </w:r>
      <w:r w:rsidDel="00000000" w:rsidR="00000000" w:rsidRPr="00000000">
        <w:rPr>
          <w:rtl w:val="0"/>
        </w:rPr>
        <w:t xml:space="preserve">. </w:t>
      </w:r>
    </w:p>
    <w:p w:rsidR="00000000" w:rsidDel="00000000" w:rsidP="00000000" w:rsidRDefault="00000000" w:rsidRPr="00000000" w14:paraId="0000005B">
      <w:pPr>
        <w:pStyle w:val="Heading2"/>
        <w:widowControl w:val="0"/>
        <w:spacing w:before="200" w:line="216" w:lineRule="auto"/>
        <w:rPr/>
      </w:pPr>
      <w:bookmarkStart w:colFirst="0" w:colLast="0" w:name="_heading=h.84m6rv83jkvo" w:id="23"/>
      <w:bookmarkEnd w:id="23"/>
      <w:r w:rsidDel="00000000" w:rsidR="00000000" w:rsidRPr="00000000">
        <w:rPr>
          <w:rtl w:val="0"/>
        </w:rPr>
        <w:t xml:space="preserve">Trust (</w:t>
      </w:r>
      <w:sdt>
        <w:sdtPr>
          <w:id w:val="162168845"/>
          <w:tag w:val="goog_rdk_33"/>
        </w:sdtPr>
        <w:sdtContent>
          <w:commentRangeStart w:id="13"/>
        </w:sdtContent>
      </w:sdt>
      <w:r w:rsidDel="00000000" w:rsidR="00000000" w:rsidRPr="00000000">
        <w:rPr>
          <w:rtl w:val="0"/>
        </w:rPr>
        <w:t xml:space="preserve">List</w:t>
      </w:r>
      <w:commentRangeEnd w:id="13"/>
      <w:r w:rsidDel="00000000" w:rsidR="00000000" w:rsidRPr="00000000">
        <w:commentReference w:id="13"/>
      </w:r>
      <w:r w:rsidDel="00000000" w:rsidR="00000000" w:rsidRPr="00000000">
        <w:rPr>
          <w:rtl w:val="0"/>
        </w:rPr>
        <w:t xml:space="preserve">) Providers</w:t>
      </w:r>
    </w:p>
    <w:p w:rsidR="00000000" w:rsidDel="00000000" w:rsidP="00000000" w:rsidRDefault="00000000" w:rsidRPr="00000000" w14:paraId="0000005C">
      <w:pPr>
        <w:rPr/>
      </w:pPr>
      <w:r w:rsidDel="00000000" w:rsidR="00000000" w:rsidRPr="00000000">
        <w:rPr>
          <w:rtl w:val="0"/>
        </w:rPr>
        <w:t xml:space="preserve">Since there are multiple Issuers and multiple Verifiers in ecosystems, and Verifiers may operate multiple independent Readers, there must be mechanisms to</w:t>
      </w:r>
      <w:r w:rsidDel="00000000" w:rsidR="00000000" w:rsidRPr="00000000">
        <w:rPr>
          <w:rtl w:val="0"/>
        </w:rPr>
        <w:t xml:space="preserve"> distribute public keys and certificates to participants in the ecosystem</w:t>
      </w:r>
      <w:r w:rsidDel="00000000" w:rsidR="00000000" w:rsidRPr="00000000">
        <w:rPr>
          <w:rtl w:val="0"/>
        </w:rPr>
        <w:t xml:space="preserve">.  These Mechanisms may have controls placed on them as to how public keys can be included in the mechanism.  Lists also indicate the types of credentials that the Issuers in the Trust List are authorized to provision.  Issuers in the Trust List have met the requirements set forth by the Trust List Provider (or the Ecosystem / Federation).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As mentioned above, a List Provider can establish Conventions by policy or law that define these controls and determine how participants become members of their Trust List. The Trust List, then, also expresses what it means to be a member of that list so that other participants can trust.  Consuming a </w:t>
      </w:r>
      <w:r w:rsidDel="00000000" w:rsidR="00000000" w:rsidRPr="00000000">
        <w:rPr>
          <w:rtl w:val="0"/>
        </w:rPr>
        <w:t xml:space="preserve">Trust List reduces independent individual trust relationships because list creation was performed for participants according to known convention.</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Trust List itself becomes a form of trust anchor. The Verifier needs to have only one relationship that it trusts - knowing that the List Provider operates in a manner consistent to mitigate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2946400"/>
            <wp:effectExtent b="0" l="0" r="0" t="0"/>
            <wp:docPr id="9" name="image5.png"/>
            <a:graphic>
              <a:graphicData uri="http://schemas.openxmlformats.org/drawingml/2006/picture">
                <pic:pic>
                  <pic:nvPicPr>
                    <pic:cNvPr id="0" name="image5.png"/>
                    <pic:cNvPicPr preferRelativeResize="0"/>
                  </pic:nvPicPr>
                  <pic:blipFill>
                    <a:blip r:embed="rId12"/>
                    <a:srcRect b="0" l="151" r="151"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i w:val="1"/>
          <w:iCs w:val="1"/>
          <w:rtl w:val="0"/>
        </w:rPr>
        <w:t xml:space="preserve">Fig 3: </w:t>
      </w:r>
      <w:r w:rsidDel="00000000" w:rsidR="00000000" w:rsidRPr="00000000">
        <w:rPr>
          <w:i w:val="1"/>
          <w:iCs w:val="1"/>
          <w:color w:val="6b6b6b"/>
          <w:sz w:val="21"/>
          <w:szCs w:val="21"/>
          <w:highlight w:val="white"/>
          <w:rtl w:val="0"/>
        </w:rPr>
        <w:t xml:space="preserve">Wallet Ecosystem with Trust Vectors and Mechanisms for conveying trust on these vectors</w:t>
      </w:r>
      <w:r w:rsidDel="00000000" w:rsidR="00000000" w:rsidRPr="00000000">
        <w:rPr>
          <w:rtl w:val="0"/>
        </w:rPr>
      </w:r>
    </w:p>
    <w:p w:rsidR="00000000" w:rsidDel="00000000" w:rsidP="00000000" w:rsidRDefault="00000000" w:rsidRPr="00000000" w14:paraId="00000064">
      <w:pPr>
        <w:pStyle w:val="Heading2"/>
        <w:rPr/>
      </w:pPr>
      <w:bookmarkStart w:colFirst="0" w:colLast="0" w:name="_heading=h.djugaa4o4e9k" w:id="24"/>
      <w:bookmarkEnd w:id="24"/>
      <w:r w:rsidDel="00000000" w:rsidR="00000000" w:rsidRPr="00000000">
        <w:rPr>
          <w:rtl w:val="0"/>
        </w:rPr>
        <w:t xml:space="preserve">Issuer List Provider</w:t>
      </w:r>
    </w:p>
    <w:p w:rsidR="00000000" w:rsidDel="00000000" w:rsidP="00000000" w:rsidRDefault="00000000" w:rsidRPr="00000000" w14:paraId="00000065">
      <w:pPr>
        <w:rPr/>
      </w:pPr>
      <w:r w:rsidDel="00000000" w:rsidR="00000000" w:rsidRPr="00000000">
        <w:rPr>
          <w:rtl w:val="0"/>
        </w:rPr>
        <w:t xml:space="preserve">This is perhaps the most well-known “list” mechanism currently.  The Reader must check the cryptographic signature on credential data in order to verify it.  Many Readers pull public keys from an Issuer List Provider to perform that verification.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Some Readers have an embedded list or pull an updated list in real time from their services software,  In this case the Trust List Publisher is the same entity as the Reader publisher.  However, Issuer List Providers are cropping up around the world to publish lists of public keys for Verifiers (a/k/a Relying Parties) to approve and load into their Reader devices.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Multiple Issuer List Providers are expected.  For instance, AAMVA in the US, AustRoads in Australia, and eReg in Europe are expected to publish a list of public keys for their Issuers. For businesses with global reach, they may need to set conventions to harmonize lists from multiple Issuer List Providers according to their policy and trust requirements.  Similarly, Ecosystem Operators may approve Issuer Trust Lists from multiple other Ecosystems.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Many other Mechanisms are applicable to groups of public keys:  PKD Directories, Distributed Ledger, DID-Key Mechanisms, etc.</w:t>
      </w:r>
    </w:p>
    <w:p w:rsidR="00000000" w:rsidDel="00000000" w:rsidP="00000000" w:rsidRDefault="00000000" w:rsidRPr="00000000" w14:paraId="0000006C">
      <w:pPr>
        <w:pStyle w:val="Heading2"/>
        <w:rPr/>
      </w:pPr>
      <w:bookmarkStart w:colFirst="0" w:colLast="0" w:name="_heading=h.fminydh41pux" w:id="25"/>
      <w:bookmarkEnd w:id="25"/>
      <w:r w:rsidDel="00000000" w:rsidR="00000000" w:rsidRPr="00000000">
        <w:rPr>
          <w:rtl w:val="0"/>
        </w:rPr>
        <w:t xml:space="preserve">Reader List Provider</w:t>
      </w:r>
    </w:p>
    <w:p w:rsidR="00000000" w:rsidDel="00000000" w:rsidP="00000000" w:rsidRDefault="00000000" w:rsidRPr="00000000" w14:paraId="0000006D">
      <w:pPr>
        <w:rPr/>
      </w:pPr>
      <w:r w:rsidDel="00000000" w:rsidR="00000000" w:rsidRPr="00000000">
        <w:rPr>
          <w:rtl w:val="0"/>
        </w:rPr>
        <w:t xml:space="preserve">For the Wallet to provide confirmation and information to the User that shows the Reader belongs to the Verifier (is not a rogue) and is operated according to Verifier and Ecosystem policy, it must perform a verification of certificates or cryptographic signatures it receives from the Reader before or during credential requests.  Preformulated, bilateral agreements can apply here when the Wallet is expected to reply only to one or more known readers.  But in open ecosystems such as our identity document ecosystems today where visual inspection is performed by a Verifier who is handed the document, more flexibility is required.</w:t>
      </w:r>
    </w:p>
    <w:p w:rsidR="00000000" w:rsidDel="00000000" w:rsidP="00000000" w:rsidRDefault="00000000" w:rsidRPr="00000000" w14:paraId="0000006E">
      <w:pPr>
        <w:rPr/>
      </w:pPr>
      <w:r w:rsidDel="00000000" w:rsidR="00000000" w:rsidRPr="00000000">
        <w:rPr>
          <w:rtl w:val="0"/>
        </w:rPr>
        <w:t xml:space="preserve">Ecosystem Operators can decide to become, or can appoint, </w:t>
      </w:r>
      <w:r w:rsidDel="00000000" w:rsidR="00000000" w:rsidRPr="00000000">
        <w:rPr>
          <w:b w:val="1"/>
          <w:bCs w:val="1"/>
          <w:rtl w:val="0"/>
        </w:rPr>
        <w:t xml:space="preserve">Registrars</w:t>
      </w:r>
      <w:r w:rsidDel="00000000" w:rsidR="00000000" w:rsidRPr="00000000">
        <w:rPr>
          <w:rtl w:val="0"/>
        </w:rPr>
        <w:t xml:space="preserve"> who inspect the characteristics of the Verifier (business, agency, individual) in order to include them in a </w:t>
      </w:r>
      <w:r w:rsidDel="00000000" w:rsidR="00000000" w:rsidRPr="00000000">
        <w:rPr>
          <w:b w:val="1"/>
          <w:bCs w:val="1"/>
          <w:rtl w:val="0"/>
        </w:rPr>
        <w:t xml:space="preserve">Reader List</w:t>
      </w:r>
      <w:r w:rsidDel="00000000" w:rsidR="00000000" w:rsidRPr="00000000">
        <w:rPr>
          <w:rtl w:val="0"/>
        </w:rPr>
        <w:t xml:space="preserve">.</w:t>
      </w:r>
    </w:p>
    <w:p w:rsidR="00000000" w:rsidDel="00000000" w:rsidP="00000000" w:rsidRDefault="00000000" w:rsidRPr="00000000" w14:paraId="0000006F">
      <w:pPr>
        <w:pStyle w:val="Heading2"/>
        <w:rPr/>
      </w:pPr>
      <w:bookmarkStart w:colFirst="0" w:colLast="0" w:name="_heading=h.2nowz6yttkts" w:id="26"/>
      <w:bookmarkEnd w:id="26"/>
      <w:sdt>
        <w:sdtPr>
          <w:id w:val="904827123"/>
          <w:tag w:val="goog_rdk_34"/>
        </w:sdtPr>
        <w:sdtContent>
          <w:commentRangeStart w:id="14"/>
        </w:sdtContent>
      </w:sdt>
      <w:r w:rsidDel="00000000" w:rsidR="00000000" w:rsidRPr="00000000">
        <w:rPr>
          <w:rtl w:val="0"/>
        </w:rPr>
        <w:t xml:space="preserve">Wallet</w:t>
      </w:r>
      <w:commentRangeEnd w:id="14"/>
      <w:r w:rsidDel="00000000" w:rsidR="00000000" w:rsidRPr="00000000">
        <w:commentReference w:id="14"/>
      </w:r>
      <w:r w:rsidDel="00000000" w:rsidR="00000000" w:rsidRPr="00000000">
        <w:rPr>
          <w:rtl w:val="0"/>
        </w:rPr>
        <w:t xml:space="preserve"> Attestations</w:t>
      </w:r>
    </w:p>
    <w:p w:rsidR="00000000" w:rsidDel="00000000" w:rsidP="00000000" w:rsidRDefault="00000000" w:rsidRPr="00000000" w14:paraId="00000070">
      <w:pPr>
        <w:rPr/>
      </w:pPr>
      <w:r w:rsidDel="00000000" w:rsidR="00000000" w:rsidRPr="00000000">
        <w:rPr>
          <w:rtl w:val="0"/>
        </w:rPr>
        <w:t xml:space="preserve">A Wallet</w:t>
      </w:r>
      <w:r w:rsidDel="00000000" w:rsidR="00000000" w:rsidRPr="00000000">
        <w:rPr>
          <w:vertAlign w:val="superscript"/>
        </w:rPr>
        <w:footnoteReference w:customMarkFollows="0" w:id="7"/>
      </w:r>
      <w:r w:rsidDel="00000000" w:rsidR="00000000" w:rsidRPr="00000000">
        <w:rPr>
          <w:rtl w:val="0"/>
        </w:rPr>
        <w:t xml:space="preserve"> should be able to provide a </w:t>
      </w:r>
      <w:r w:rsidDel="00000000" w:rsidR="00000000" w:rsidRPr="00000000">
        <w:rPr>
          <w:b w:val="1"/>
          <w:bCs w:val="1"/>
          <w:rtl w:val="0"/>
        </w:rPr>
        <w:t xml:space="preserve">Wallet Attestation</w:t>
      </w:r>
      <w:r w:rsidDel="00000000" w:rsidR="00000000" w:rsidRPr="00000000">
        <w:rPr>
          <w:b w:val="1"/>
          <w:bCs w:val="1"/>
          <w:vertAlign w:val="superscript"/>
        </w:rPr>
        <w:footnoteReference w:customMarkFollows="0" w:id="8"/>
      </w:r>
      <w:r w:rsidDel="00000000" w:rsidR="00000000" w:rsidRPr="00000000">
        <w:rPr>
          <w:rtl w:val="0"/>
        </w:rPr>
        <w:t xml:space="preserve"> to a Reader that identifies its specific </w:t>
      </w:r>
      <w:sdt>
        <w:sdtPr>
          <w:id w:val="-1771486493"/>
          <w:tag w:val="goog_rdk_35"/>
        </w:sdtPr>
        <w:sdtContent>
          <w:commentRangeStart w:id="15"/>
        </w:sdtContent>
      </w:sdt>
      <w:sdt>
        <w:sdtPr>
          <w:id w:val="1118580286"/>
          <w:tag w:val="goog_rdk_36"/>
        </w:sdtPr>
        <w:sdtContent>
          <w:commentRangeStart w:id="16"/>
        </w:sdtContent>
      </w:sdt>
      <w:sdt>
        <w:sdtPr>
          <w:id w:val="610024841"/>
          <w:tag w:val="goog_rdk_37"/>
        </w:sdtPr>
        <w:sdtContent>
          <w:commentRangeStart w:id="17"/>
        </w:sdtContent>
      </w:sdt>
      <w:r w:rsidDel="00000000" w:rsidR="00000000" w:rsidRPr="00000000">
        <w:rPr>
          <w:rtl w:val="0"/>
        </w:rPr>
        <w:t xml:space="preserve">instance and information about how it was built, who built it, who authorized it, and what operations it can perform. </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 This can be essential for the Reader to trust any dynamic, transaction time information from the Wallet such as User Authentication.  For user authentication after the wallet attestation is presented, the Wallet would match the live holder to the credential and express the result to the Reader for it to evaluate.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Bdr>
          <w:top w:color="000000" w:space="2" w:sz="8" w:val="single"/>
          <w:bottom w:color="000000" w:space="2" w:sz="8" w:val="single"/>
        </w:pBdr>
        <w:ind w:left="720" w:hanging="720"/>
        <w:rPr/>
      </w:pPr>
      <w:r w:rsidDel="00000000" w:rsidR="00000000" w:rsidRPr="00000000">
        <w:rPr>
          <w:rtl w:val="0"/>
        </w:rPr>
        <w:t xml:space="preserve">Note:</w:t>
        <w:tab/>
        <w:t xml:space="preserve">Implementations in the EU and USA </w:t>
      </w:r>
      <w:r w:rsidDel="00000000" w:rsidR="00000000" w:rsidRPr="00000000">
        <w:rPr>
          <w:i w:val="1"/>
          <w:iCs w:val="1"/>
          <w:rtl w:val="0"/>
        </w:rPr>
        <w:t xml:space="preserve">as of 2025</w:t>
      </w:r>
      <w:r w:rsidDel="00000000" w:rsidR="00000000" w:rsidRPr="00000000">
        <w:rPr>
          <w:rtl w:val="0"/>
        </w:rPr>
        <w:t xml:space="preserve"> do *not* send Wallet Attestations to Readers because there is an assumption about how User Authentication</w:t>
      </w:r>
      <w:r w:rsidDel="00000000" w:rsidR="00000000" w:rsidRPr="00000000">
        <w:rPr>
          <w:vertAlign w:val="superscript"/>
        </w:rPr>
        <w:footnoteReference w:customMarkFollows="0" w:id="9"/>
      </w:r>
      <w:r w:rsidDel="00000000" w:rsidR="00000000" w:rsidRPr="00000000">
        <w:rPr>
          <w:rtl w:val="0"/>
        </w:rPr>
        <w:t xml:space="preserve"> is performed.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Similarly, the Wallet can</w:t>
      </w:r>
      <w:r w:rsidDel="00000000" w:rsidR="00000000" w:rsidRPr="00000000">
        <w:rPr>
          <w:vertAlign w:val="superscript"/>
        </w:rPr>
        <w:footnoteReference w:customMarkFollows="0" w:id="10"/>
      </w:r>
      <w:r w:rsidDel="00000000" w:rsidR="00000000" w:rsidRPr="00000000">
        <w:rPr>
          <w:rtl w:val="0"/>
        </w:rPr>
        <w:t xml:space="preserve"> provide a </w:t>
      </w:r>
      <w:r w:rsidDel="00000000" w:rsidR="00000000" w:rsidRPr="00000000">
        <w:rPr>
          <w:b w:val="1"/>
          <w:bCs w:val="1"/>
          <w:rtl w:val="0"/>
        </w:rPr>
        <w:t xml:space="preserve">Wallet Attestation</w:t>
      </w:r>
      <w:r w:rsidDel="00000000" w:rsidR="00000000" w:rsidRPr="00000000">
        <w:rPr>
          <w:rtl w:val="0"/>
        </w:rPr>
        <w:t xml:space="preserve"> to the Wallet Connector of an Issuer to allow it to verify that the Wallet meets its requirements to provision a credential. </w:t>
      </w:r>
      <w:r w:rsidDel="00000000" w:rsidR="00000000" w:rsidRPr="00000000">
        <w:rPr>
          <w:rtl w:val="0"/>
        </w:rPr>
        <w:t xml:space="preserve"> This is separate from the process that confirms the identity of the Holder to be the rightful owner of the credential.  That process often follows the inspection of the Wallet Attestation.  Conceptually this is very similar to above.  In order for the Wallet Connector to trust dynamic, registration time information from the Wallet, it must trust the attestation that the software process meets its requirements and that of the ecosystem.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Wallet Attestations are currently being defined</w:t>
      </w:r>
      <w:r w:rsidDel="00000000" w:rsidR="00000000" w:rsidRPr="00000000">
        <w:rPr>
          <w:vertAlign w:val="superscript"/>
        </w:rPr>
        <w:footnoteReference w:customMarkFollows="0" w:id="11"/>
      </w:r>
      <w:r w:rsidDel="00000000" w:rsidR="00000000" w:rsidRPr="00000000">
        <w:rPr>
          <w:rtl w:val="0"/>
        </w:rPr>
        <w:t xml:space="preserve"> </w:t>
      </w:r>
      <w:r w:rsidDel="00000000" w:rsidR="00000000" w:rsidRPr="00000000">
        <w:rPr>
          <w:vertAlign w:val="superscript"/>
        </w:rPr>
        <w:footnoteReference w:customMarkFollows="0" w:id="12"/>
      </w:r>
      <w:r w:rsidDel="00000000" w:rsidR="00000000" w:rsidRPr="00000000">
        <w:rPr>
          <w:rtl w:val="0"/>
        </w:rPr>
        <w:t xml:space="preserve"> </w:t>
      </w:r>
      <w:r w:rsidDel="00000000" w:rsidR="00000000" w:rsidRPr="00000000">
        <w:rPr>
          <w:vertAlign w:val="superscript"/>
        </w:rPr>
        <w:footnoteReference w:customMarkFollows="0" w:id="13"/>
      </w:r>
      <w:r w:rsidDel="00000000" w:rsidR="00000000" w:rsidRPr="00000000">
        <w:rPr>
          <w:rtl w:val="0"/>
        </w:rPr>
        <w:t xml:space="preserve">, and Lists mechanisms could be utilized similarly to Reader and Issuer Lists in order to allow groupings of Wallets</w:t>
      </w:r>
    </w:p>
    <w:p w:rsidR="00000000" w:rsidDel="00000000" w:rsidP="00000000" w:rsidRDefault="00000000" w:rsidRPr="00000000" w14:paraId="00000077">
      <w:pPr>
        <w:widowControl w:val="0"/>
        <w:spacing w:before="200" w:line="216"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1"/>
        <w:widowControl w:val="0"/>
        <w:spacing w:before="200" w:line="216" w:lineRule="auto"/>
        <w:rPr/>
      </w:pPr>
      <w:bookmarkStart w:colFirst="0" w:colLast="0" w:name="_heading=h.lled5lprkn20" w:id="27"/>
      <w:bookmarkEnd w:id="27"/>
      <w:r w:rsidDel="00000000" w:rsidR="00000000" w:rsidRPr="00000000">
        <w:rPr>
          <w:rtl w:val="0"/>
        </w:rPr>
        <w:t xml:space="preserve">Federation Login Ecosystems</w:t>
      </w:r>
    </w:p>
    <w:p w:rsidR="00000000" w:rsidDel="00000000" w:rsidP="00000000" w:rsidRDefault="00000000" w:rsidRPr="00000000" w14:paraId="00000079">
      <w:pPr>
        <w:rPr>
          <w:b w:val="1"/>
          <w:bCs w:val="1"/>
        </w:rPr>
      </w:pPr>
      <w:r w:rsidDel="00000000" w:rsidR="00000000" w:rsidRPr="00000000">
        <w:rPr>
          <w:rtl w:val="0"/>
        </w:rPr>
        <w:t xml:space="preserve">Utilizing similar terminology to above, Verifiers will often allow online login for access to services on their Website through an external </w:t>
      </w:r>
      <w:r w:rsidDel="00000000" w:rsidR="00000000" w:rsidRPr="00000000">
        <w:rPr>
          <w:rtl w:val="0"/>
        </w:rPr>
        <w:t xml:space="preserve">Identity Provider (IDP)</w:t>
      </w:r>
      <w:r w:rsidDel="00000000" w:rsidR="00000000" w:rsidRPr="00000000">
        <w:rPr>
          <w:rtl w:val="0"/>
        </w:rPr>
        <w:t xml:space="preserve">. In this document, we’ll discuss only OpenID Provider (OP) functioning in this IDP capacity. </w:t>
      </w:r>
      <w:r w:rsidDel="00000000" w:rsidR="00000000" w:rsidRPr="00000000">
        <w:rPr>
          <w:b w:val="1"/>
          <w:bCs w:val="1"/>
          <w:rtl w:val="0"/>
        </w:rPr>
        <w:t xml:space="preserve">The Trust Vectors are similar to that of a Wallet Ecosystem.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Verifier typically chooses the OP ahead of time, either through a 1:1 tight coupling or by selecting a well-known, reputable identity provider that matches their requirements.  The Verifier’s Website obtains certificate and trust information from the OP by querying Well-Known endpoints of the OP defined in the OpenID Connect standards.  These endpoint mechanisms are called </w:t>
      </w:r>
      <w:r w:rsidDel="00000000" w:rsidR="00000000" w:rsidRPr="00000000">
        <w:rPr>
          <w:b w:val="1"/>
          <w:bCs w:val="1"/>
          <w:rtl w:val="0"/>
        </w:rPr>
        <w:t xml:space="preserve">OpenID Provider Discovery</w:t>
      </w:r>
      <w:r w:rsidDel="00000000" w:rsidR="00000000" w:rsidRPr="00000000">
        <w:rPr>
          <w:b w:val="1"/>
          <w:bCs w:val="1"/>
          <w:rtl w:val="0"/>
        </w:rPr>
        <w:t xml:space="preserve"> Endpoints </w:t>
      </w:r>
      <w:r w:rsidDel="00000000" w:rsidR="00000000" w:rsidRPr="00000000">
        <w:rPr>
          <w:rtl w:val="0"/>
        </w:rPr>
        <w:t xml:space="preserve">when they are used by groups of Websites across the same OP within an Ecosystem.  The Ecosystem Operator sets the rules, conventions, and policy that overlay meaning onto the certificates and information that Verifiers can gather from the mechanisms. There are also </w:t>
      </w:r>
      <w:r w:rsidDel="00000000" w:rsidR="00000000" w:rsidRPr="00000000">
        <w:rPr>
          <w:b w:val="1"/>
          <w:bCs w:val="1"/>
          <w:rtl w:val="0"/>
        </w:rPr>
        <w:t xml:space="preserve">OpenID Federation</w:t>
      </w:r>
      <w:r w:rsidDel="00000000" w:rsidR="00000000" w:rsidRPr="00000000">
        <w:rPr>
          <w:vertAlign w:val="superscript"/>
        </w:rPr>
        <w:footnoteReference w:customMarkFollows="0" w:id="14"/>
      </w:r>
      <w:r w:rsidDel="00000000" w:rsidR="00000000" w:rsidRPr="00000000">
        <w:rPr>
          <w:rtl w:val="0"/>
        </w:rPr>
        <w:t xml:space="preserve"> endpoints with list-like mechanisms.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heading=h.dkwj70jee98l" w:id="28"/>
      <w:bookmarkEnd w:id="28"/>
      <w:r w:rsidDel="00000000" w:rsidR="00000000" w:rsidRPr="00000000">
        <w:rPr>
          <w:rtl w:val="0"/>
        </w:rPr>
        <w:t xml:space="preserve">1:1 Pairing, RP Operates OpenID Provider</w:t>
      </w:r>
    </w:p>
    <w:p w:rsidR="00000000" w:rsidDel="00000000" w:rsidP="00000000" w:rsidRDefault="00000000" w:rsidRPr="00000000" w14:paraId="0000007E">
      <w:pPr>
        <w:rPr/>
      </w:pPr>
      <w:r w:rsidDel="00000000" w:rsidR="00000000" w:rsidRPr="00000000">
        <w:rPr>
          <w:rtl w:val="0"/>
        </w:rPr>
        <w:t xml:space="preserve">The User’s Browser and the Website perform a certificate exchange to establish a trust relationship that the website being visited is that of the Verifier, and a lock icon is displayed in the browser bar when the User can trust secure communications to the website.  TLS lock icons are an important mechanism to remember for their potential application in Wallet Ecosystems.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3683000"/>
            <wp:effectExtent b="0" l="0" r="0" t="0"/>
            <wp:docPr id="12" name="image4.png"/>
            <a:graphic>
              <a:graphicData uri="http://schemas.openxmlformats.org/drawingml/2006/picture">
                <pic:pic>
                  <pic:nvPicPr>
                    <pic:cNvPr id="0" name="image4.png"/>
                    <pic:cNvPicPr preferRelativeResize="0"/>
                  </pic:nvPicPr>
                  <pic:blipFill>
                    <a:blip r:embed="rId13"/>
                    <a:srcRect b="0" l="23" r="23"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i w:val="1"/>
          <w:iCs w:val="1"/>
        </w:rPr>
      </w:pPr>
      <w:r w:rsidDel="00000000" w:rsidR="00000000" w:rsidRPr="00000000">
        <w:rPr>
          <w:i w:val="1"/>
          <w:iCs w:val="1"/>
          <w:rtl w:val="0"/>
        </w:rPr>
        <w:t xml:space="preserve">Fig 4: Relying Party / Verifier operated or trusted Identity Provider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At transaction time, the Website trusts the Browser to act as the User’s agent and collect Passkeys (credentials) that will unlock the User’s account at the Website.  When attribute information is required about the User, the Website can query token and user information endpoints of the OP that trigger user consent gathering, and then validate the information received using channel authentication or cryptographic validation if the data is signed.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You’ll see that conceptually these are very similar to Wallet Ecosystems but operate in different contexts.  Information about the User comes from the OP in credential form instead of directly from the User in credential form so the cryptographic signature validation has a different path.</w:t>
      </w:r>
    </w:p>
    <w:p w:rsidR="00000000" w:rsidDel="00000000" w:rsidP="00000000" w:rsidRDefault="00000000" w:rsidRPr="00000000" w14:paraId="00000086">
      <w:pPr>
        <w:pStyle w:val="Heading2"/>
        <w:rPr/>
      </w:pPr>
      <w:bookmarkStart w:colFirst="0" w:colLast="0" w:name="_heading=h.gpiijv4fp4mm" w:id="29"/>
      <w:bookmarkEnd w:id="29"/>
      <w:r w:rsidDel="00000000" w:rsidR="00000000" w:rsidRPr="00000000">
        <w:rPr>
          <w:rtl w:val="0"/>
        </w:rPr>
        <w:t xml:space="preserve">Two Additional Identity Provider Pairings</w:t>
      </w:r>
    </w:p>
    <w:p w:rsidR="00000000" w:rsidDel="00000000" w:rsidP="00000000" w:rsidRDefault="00000000" w:rsidRPr="00000000" w14:paraId="00000087">
      <w:pPr>
        <w:rPr/>
      </w:pPr>
      <w:r w:rsidDel="00000000" w:rsidR="00000000" w:rsidRPr="00000000">
        <w:rPr>
          <w:rtl w:val="0"/>
        </w:rPr>
        <w:t xml:space="preserve">As ecosystems evolve, Issuers (sometimes Governmental Issuers) are deploying Open ID Identity Providers (O</w:t>
      </w:r>
      <w:sdt>
        <w:sdtPr>
          <w:id w:val="840008702"/>
          <w:tag w:val="goog_rdk_38"/>
        </w:sdtPr>
        <w:sdtContent>
          <w:commentRangeStart w:id="18"/>
        </w:sdtContent>
      </w:sdt>
      <w:sdt>
        <w:sdtPr>
          <w:id w:val="-1728012458"/>
          <w:tag w:val="goog_rdk_39"/>
        </w:sdtPr>
        <w:sdtContent>
          <w:commentRangeStart w:id="19"/>
        </w:sdtContent>
      </w:sdt>
      <w:sdt>
        <w:sdtPr>
          <w:id w:val="376254597"/>
          <w:tag w:val="goog_rdk_40"/>
        </w:sdtPr>
        <w:sdtContent>
          <w:commentRangeStart w:id="20"/>
        </w:sdtContent>
      </w:sdt>
      <w:sdt>
        <w:sdtPr>
          <w:id w:val="-1551654066"/>
          <w:tag w:val="goog_rdk_41"/>
        </w:sdtPr>
        <w:sdtContent>
          <w:commentRangeStart w:id="21"/>
        </w:sdtContent>
      </w:sdt>
      <w:r w:rsidDel="00000000" w:rsidR="00000000" w:rsidRPr="00000000">
        <w:rPr>
          <w:rtl w:val="0"/>
        </w:rPr>
        <w:t xml:space="preserve">Ps</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 that may or may not be a SAML IDP</w:t>
      </w:r>
      <w:r w:rsidDel="00000000" w:rsidR="00000000" w:rsidRPr="00000000">
        <w:rPr>
          <w:vertAlign w:val="superscript"/>
        </w:rPr>
        <w:footnoteReference w:customMarkFollows="0" w:id="15"/>
      </w:r>
      <w:r w:rsidDel="00000000" w:rsidR="00000000" w:rsidRPr="00000000">
        <w:rPr>
          <w:rtl w:val="0"/>
        </w:rPr>
        <w:t xml:space="preserve">).  These OPs can have the advantage of being an implementation of the Rules and Guidelines for a National Ecosystem with simpler legal agreements because all member identities and all registered Verifiers follow guidelines. They also can be authoritative sources for attributes given regional Identity Proofing.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Wallet Providers are also deploying OPs.These could be deployed as login across related online services based on the reputation of the Wallet Provider, or they may be deployed for the purposes of issuing credentials using Open ID for Verifiable Credential Issuance.</w:t>
      </w:r>
      <w:r w:rsidDel="00000000" w:rsidR="00000000" w:rsidRPr="00000000">
        <w:rPr>
          <w:rtl w:val="0"/>
        </w:rPr>
        <w:t xml:space="preserve"> These can have the advantage of being a one-stop shop for Verifier / Relying Parties.</w:t>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2935224" cy="1806997"/>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35224" cy="1806997"/>
                    </a:xfrm>
                    <a:prstGeom prst="rect"/>
                    <a:ln/>
                  </pic:spPr>
                </pic:pic>
              </a:graphicData>
            </a:graphic>
          </wp:inline>
        </w:drawing>
      </w:r>
      <w:r w:rsidDel="00000000" w:rsidR="00000000" w:rsidRPr="00000000">
        <w:rPr/>
        <w:drawing>
          <wp:inline distB="114300" distT="114300" distL="114300" distR="114300">
            <wp:extent cx="2935224" cy="1859290"/>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935224" cy="185929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i w:val="1"/>
          <w:iCs w:val="1"/>
        </w:rPr>
      </w:pPr>
      <w:r w:rsidDel="00000000" w:rsidR="00000000" w:rsidRPr="00000000">
        <w:rPr>
          <w:i w:val="1"/>
          <w:iCs w:val="1"/>
          <w:rtl w:val="0"/>
        </w:rPr>
        <w:t xml:space="preserve">Fig 5 &amp; 6: </w:t>
      </w:r>
      <w:r w:rsidDel="00000000" w:rsidR="00000000" w:rsidRPr="00000000">
        <w:rPr>
          <w:i w:val="1"/>
          <w:iCs w:val="1"/>
          <w:rtl w:val="0"/>
        </w:rPr>
        <w:t xml:space="preserve">Consider the meaning of Trust behind two possible OP deployments: Wallet or Issuer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These three OP deployment pairings: Verifier/RP, Wallet, and Issuer (including Governmental Issuers) will co-exist.  The meaning behind accepting identity credential actions or data from any one of them is different.  The policy and guidelines they follow during operation also differ as does their ability to make enforceable rules out of them in conformance with law and the expectation of their users.  When you query the Federation endpoint mechanism, what conventions were followed that are providing you your result?</w:t>
      </w:r>
    </w:p>
    <w:p w:rsidR="00000000" w:rsidDel="00000000" w:rsidP="00000000" w:rsidRDefault="00000000" w:rsidRPr="00000000" w14:paraId="0000008F">
      <w:pPr>
        <w:pStyle w:val="Heading1"/>
        <w:spacing w:line="276" w:lineRule="auto"/>
        <w:rPr/>
      </w:pPr>
      <w:bookmarkStart w:colFirst="0" w:colLast="0" w:name="_heading=h.1xots81qc4b8" w:id="30"/>
      <w:bookmarkEnd w:id="30"/>
      <w:r w:rsidDel="00000000" w:rsidR="00000000" w:rsidRPr="00000000">
        <w:rPr>
          <w:rtl w:val="0"/>
        </w:rPr>
        <w:t xml:space="preserve">Overlaying Login &amp; Wallet Ecosystems</w:t>
      </w:r>
    </w:p>
    <w:p w:rsidR="00000000" w:rsidDel="00000000" w:rsidP="00000000" w:rsidRDefault="00000000" w:rsidRPr="00000000" w14:paraId="00000090">
      <w:pPr>
        <w:pStyle w:val="Heading2"/>
        <w:spacing w:line="276" w:lineRule="auto"/>
        <w:rPr/>
      </w:pPr>
      <w:bookmarkStart w:colFirst="0" w:colLast="0" w:name="_heading=h.zgg0gax5yjm8" w:id="31"/>
      <w:bookmarkEnd w:id="31"/>
      <w:r w:rsidDel="00000000" w:rsidR="00000000" w:rsidRPr="00000000">
        <w:rPr>
          <w:rtl w:val="0"/>
        </w:rPr>
        <w:t xml:space="preserve">Issuer OP Paired with Wallet</w:t>
      </w:r>
    </w:p>
    <w:p w:rsidR="00000000" w:rsidDel="00000000" w:rsidP="00000000" w:rsidRDefault="00000000" w:rsidRPr="00000000" w14:paraId="00000091">
      <w:pPr>
        <w:spacing w:line="276" w:lineRule="auto"/>
        <w:rPr/>
      </w:pPr>
      <w:r w:rsidDel="00000000" w:rsidR="00000000" w:rsidRPr="00000000">
        <w:rPr>
          <w:rtl w:val="0"/>
        </w:rPr>
        <w:t xml:space="preserve">When you overlay a Government login provider with a Government Digital ID document Issuer, you gain additional synergies. If coordinated, it can open service delivery across channels WHILE improving the User’s privacy in their personal business interactions across contexts.</w:t>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t xml:space="preserve">This combination of a Federation Login Ecosystem </w:t>
      </w:r>
      <w:r w:rsidDel="00000000" w:rsidR="00000000" w:rsidRPr="00000000">
        <w:rPr>
          <w:b w:val="1"/>
          <w:bCs w:val="1"/>
          <w:rtl w:val="0"/>
        </w:rPr>
        <w:t xml:space="preserve">with</w:t>
      </w:r>
      <w:r w:rsidDel="00000000" w:rsidR="00000000" w:rsidRPr="00000000">
        <w:rPr>
          <w:rtl w:val="0"/>
        </w:rPr>
        <w:t xml:space="preserve"> a Wallet Ecosystem has not yet been deployed but is a promising setup for consistent and equivalent distribution of attribute claims to Verifiers across web and in-person reader contexts.  Claims provided to website Relying Parties are provided by the OP in the form of signed JWTs, either after a login event or ISO/IEC 18013-7 device engagement that authorizes release after obtaining consent. After an initial in-person token exchange using ISO/IEC 18013-5, claims to in-person Verifiers are delivered through the exact same mechanisms in the form of OpenID4VP.</w:t>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t xml:space="preserve">The Trust Vectors are identical in this “Federation+Wallet Hybrid” but the ability for the Ecosystem Operator (or the Issuer) to flexibly handle all potential use cases improves.</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drawing>
          <wp:inline distB="114300" distT="114300" distL="114300" distR="114300">
            <wp:extent cx="5943600" cy="42799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rtl w:val="0"/>
        </w:rPr>
        <w:t xml:space="preserve">Fig 7: Overlaying a Wallet Ecosystem with a Login Ecosystem does not change the Trust Vectors but it does increase the potential number of Mechanisms.</w:t>
      </w:r>
    </w:p>
    <w:p w:rsidR="00000000" w:rsidDel="00000000" w:rsidP="00000000" w:rsidRDefault="00000000" w:rsidRPr="00000000" w14:paraId="00000099">
      <w:pPr>
        <w:pStyle w:val="Heading2"/>
        <w:keepNext w:val="0"/>
        <w:keepLines w:val="0"/>
        <w:spacing w:after="40" w:before="240" w:line="276" w:lineRule="auto"/>
        <w:rPr/>
      </w:pPr>
      <w:bookmarkStart w:colFirst="0" w:colLast="0" w:name="_heading=h.3tfnnp6q6o9g" w:id="32"/>
      <w:bookmarkEnd w:id="32"/>
      <w:r w:rsidDel="00000000" w:rsidR="00000000" w:rsidRPr="00000000">
        <w:rPr>
          <w:rtl w:val="0"/>
        </w:rPr>
        <w:t xml:space="preserve">Trust Vectors Don’t Change Much</w:t>
      </w:r>
    </w:p>
    <w:p w:rsidR="00000000" w:rsidDel="00000000" w:rsidP="00000000" w:rsidRDefault="00000000" w:rsidRPr="00000000" w14:paraId="0000009A">
      <w:pPr>
        <w:spacing w:after="240" w:before="240" w:line="276" w:lineRule="auto"/>
        <w:rPr/>
      </w:pPr>
      <w:r w:rsidDel="00000000" w:rsidR="00000000" w:rsidRPr="00000000">
        <w:rPr>
          <w:rtl w:val="0"/>
        </w:rPr>
        <w:t xml:space="preserve">You can see that the Trust Vectors do not change much when you overlay Government Digital ID documents and Government Login. The types of Verifiers change, however. In the Verifier &lt;-&gt; Issuer channel, the Claims delivery, AuthN, and Validate credential actions are complementary to each other. Also interesting to note that the 18013–5:OIDC flow takes a token from the Wallet and allows the Reader to spend the token calling Authorize at the OP to authenticate the user and release signed claims per the mdoc data model — this is the standard</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OIDC Core flow</w:t>
        </w:r>
      </w:hyperlink>
      <w:r w:rsidDel="00000000" w:rsidR="00000000" w:rsidRPr="00000000">
        <w:rPr>
          <w:rtl w:val="0"/>
        </w:rPr>
        <w:t xml:space="preserve">.</w:t>
      </w:r>
    </w:p>
    <w:p w:rsidR="00000000" w:rsidDel="00000000" w:rsidP="00000000" w:rsidRDefault="00000000" w:rsidRPr="00000000" w14:paraId="0000009B">
      <w:pPr>
        <w:spacing w:after="240" w:before="240" w:line="276" w:lineRule="auto"/>
        <w:rPr/>
      </w:pPr>
      <w:r w:rsidDel="00000000" w:rsidR="00000000" w:rsidRPr="00000000">
        <w:rPr>
          <w:rtl w:val="0"/>
        </w:rPr>
        <w:t xml:space="preserve">This configuration is most likely when the Verifier is a government agency or associated entity (they should be purple in Fig 7). I would not expect a commercial Verifier to accept a Government OP and, conversely, despite the assurance of complete data anonymity when no claims are requested, for an End User to expect to use their Government OP to log in to a business. The exceptions are well-known regulated transactions that require Government ID like alcohol purchase, online age verification, etc. From a consumer comfort level, most of these are better left to commercial OP implementations… or authorized aggregators such as specified in UK.</w:t>
      </w:r>
    </w:p>
    <w:p w:rsidR="00000000" w:rsidDel="00000000" w:rsidP="00000000" w:rsidRDefault="00000000" w:rsidRPr="00000000" w14:paraId="0000009C">
      <w:pPr>
        <w:spacing w:after="240" w:before="240" w:line="276" w:lineRule="auto"/>
        <w:rPr/>
      </w:pPr>
      <w:r w:rsidDel="00000000" w:rsidR="00000000" w:rsidRPr="00000000">
        <w:rPr>
          <w:rtl w:val="0"/>
        </w:rPr>
        <w:t xml:space="preserve">Another Trust Vector to analyze is the parallel between the Wallet Attestation and the Mechanism in use for TLS certificate introspection when creating secure connections from browsers to RP web sites. The parallel to the security of the connection and to the operational trust of the wallet/browser on behalf of the Reader/Website are similar. Further, the Convention for obtaining identifying certificates for websites to present to Users makes operational business sense</w:t>
      </w:r>
    </w:p>
    <w:p w:rsidR="00000000" w:rsidDel="00000000" w:rsidP="00000000" w:rsidRDefault="00000000" w:rsidRPr="00000000" w14:paraId="0000009D">
      <w:pPr>
        <w:pStyle w:val="Heading2"/>
        <w:keepNext w:val="0"/>
        <w:keepLines w:val="0"/>
        <w:spacing w:after="40" w:before="240" w:line="276" w:lineRule="auto"/>
        <w:rPr/>
      </w:pPr>
      <w:bookmarkStart w:colFirst="0" w:colLast="0" w:name="_heading=h.ihqczbo9y18x" w:id="33"/>
      <w:bookmarkEnd w:id="33"/>
      <w:r w:rsidDel="00000000" w:rsidR="00000000" w:rsidRPr="00000000">
        <w:rPr>
          <w:rtl w:val="0"/>
        </w:rPr>
        <w:t xml:space="preserve">Mechanisms and Conventions Become More Complex</w:t>
      </w:r>
    </w:p>
    <w:p w:rsidR="00000000" w:rsidDel="00000000" w:rsidP="00000000" w:rsidRDefault="00000000" w:rsidRPr="00000000" w14:paraId="0000009E">
      <w:pPr>
        <w:spacing w:after="240" w:before="240" w:line="276" w:lineRule="auto"/>
        <w:rPr/>
      </w:pPr>
      <w:r w:rsidDel="00000000" w:rsidR="00000000" w:rsidRPr="00000000">
        <w:rPr>
          <w:rtl w:val="0"/>
        </w:rPr>
        <w:t xml:space="preserve">Now, however, there are similar Mechanisms for distributing trust and public key material that must be implemented in parallel so that each ecosystem — wallet and login — can function independently. Could they be utilized across the ecosystems? Could a Reader of a wallet credential obtain the Issuer List from the Login OP well-known endpoints? Or that endpoint redirects the Reader to the Ecosystem service, directory, ledger?</w:t>
      </w:r>
    </w:p>
    <w:p w:rsidR="00000000" w:rsidDel="00000000" w:rsidP="00000000" w:rsidRDefault="00000000" w:rsidRPr="00000000" w14:paraId="0000009F">
      <w:pPr>
        <w:spacing w:after="240" w:before="240" w:line="276" w:lineRule="auto"/>
        <w:rPr/>
      </w:pPr>
      <w:r w:rsidDel="00000000" w:rsidR="00000000" w:rsidRPr="00000000">
        <w:rPr>
          <w:rtl w:val="0"/>
        </w:rPr>
        <w:t xml:space="preserve">Key here is to establish conventions that make it simple for Verifiers to obtain what they need for omni-channel service delivery without onerous effort, and to make sure that real-time delivery of trust vector materials is efficient and accurate while providing for revocation.</w:t>
      </w:r>
    </w:p>
    <w:p w:rsidR="00000000" w:rsidDel="00000000" w:rsidP="00000000" w:rsidRDefault="00000000" w:rsidRPr="00000000" w14:paraId="000000A0">
      <w:pPr>
        <w:pStyle w:val="Heading1"/>
        <w:rPr/>
      </w:pPr>
      <w:bookmarkStart w:colFirst="0" w:colLast="0" w:name="_heading=h.wpw2hv6p31ra" w:id="34"/>
      <w:bookmarkEnd w:id="34"/>
      <w:sdt>
        <w:sdtPr>
          <w:id w:val="-329982271"/>
          <w:tag w:val="goog_rdk_42"/>
        </w:sdtPr>
        <w:sdtContent>
          <w:commentRangeStart w:id="22"/>
        </w:sdtContent>
      </w:sdt>
      <w:r w:rsidDel="00000000" w:rsidR="00000000" w:rsidRPr="00000000">
        <w:rPr>
          <w:rtl w:val="0"/>
        </w:rPr>
        <w:t xml:space="preserve">Applying</w:t>
      </w:r>
      <w:commentRangeEnd w:id="22"/>
      <w:r w:rsidDel="00000000" w:rsidR="00000000" w:rsidRPr="00000000">
        <w:commentReference w:id="22"/>
      </w:r>
      <w:r w:rsidDel="00000000" w:rsidR="00000000" w:rsidRPr="00000000">
        <w:rPr>
          <w:rtl w:val="0"/>
        </w:rPr>
        <w:t xml:space="preserve"> Conventions Across Mechanisms</w:t>
      </w:r>
    </w:p>
    <w:p w:rsidR="00000000" w:rsidDel="00000000" w:rsidP="00000000" w:rsidRDefault="00000000" w:rsidRPr="00000000" w14:paraId="000000A1">
      <w:pPr>
        <w:rPr/>
      </w:pPr>
      <w:r w:rsidDel="00000000" w:rsidR="00000000" w:rsidRPr="00000000">
        <w:rPr>
          <w:rtl w:val="0"/>
        </w:rPr>
        <w:t xml:space="preserve">In either of these types of Ecosystems, I want to point out how important it is for the Ecosystem Operator to establish </w:t>
      </w:r>
      <w:r w:rsidDel="00000000" w:rsidR="00000000" w:rsidRPr="00000000">
        <w:rPr>
          <w:b w:val="1"/>
          <w:bCs w:val="1"/>
          <w:rtl w:val="0"/>
        </w:rPr>
        <w:t xml:space="preserve">Conventions</w:t>
      </w:r>
      <w:r w:rsidDel="00000000" w:rsidR="00000000" w:rsidRPr="00000000">
        <w:rPr>
          <w:rtl w:val="0"/>
        </w:rPr>
        <w:t xml:space="preserve"> for how wallet and federation mechanisms are utilized.  The Conventions - the collection of rules, policies, and guidelines for inclusion in a mechanism - become the reason components can trust each other and verify assurances of that trust in real time.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As an example in a Wallet Ecosystem, AAMVA in the US has publicly posted their Mobile Driver’s License Implementation Guidelines</w:t>
      </w:r>
      <w:r w:rsidDel="00000000" w:rsidR="00000000" w:rsidRPr="00000000">
        <w:rPr>
          <w:vertAlign w:val="superscript"/>
        </w:rPr>
        <w:footnoteReference w:customMarkFollows="0" w:id="16"/>
      </w:r>
      <w:r w:rsidDel="00000000" w:rsidR="00000000" w:rsidRPr="00000000">
        <w:rPr>
          <w:rtl w:val="0"/>
        </w:rPr>
        <w:t xml:space="preserve"> that express the rules, policies, and guidelines that AAMVA will enforce before allowing an mDL Credential Issuer to place their public key in AAMVA’s Trust List that they call Digital Trust Service</w:t>
      </w:r>
      <w:r w:rsidDel="00000000" w:rsidR="00000000" w:rsidRPr="00000000">
        <w:rPr>
          <w:vertAlign w:val="superscript"/>
        </w:rPr>
        <w:footnoteReference w:customMarkFollows="0" w:id="17"/>
      </w:r>
      <w:r w:rsidDel="00000000" w:rsidR="00000000" w:rsidRPr="00000000">
        <w:rPr>
          <w:rtl w:val="0"/>
        </w:rPr>
        <w:t xml:space="preserve">.  Verifiers can choose to load AAMVA’s Trust List (in VICAL</w:t>
      </w:r>
      <w:r w:rsidDel="00000000" w:rsidR="00000000" w:rsidRPr="00000000">
        <w:rPr>
          <w:vertAlign w:val="superscript"/>
        </w:rPr>
        <w:footnoteReference w:customMarkFollows="0" w:id="18"/>
      </w:r>
      <w:r w:rsidDel="00000000" w:rsidR="00000000" w:rsidRPr="00000000">
        <w:rPr>
          <w:rtl w:val="0"/>
        </w:rPr>
        <w:t xml:space="preserve"> format) into their Readers to verify cryptographic signatures on mDL.  In addition, User’s have assurances</w:t>
      </w:r>
      <w:r w:rsidDel="00000000" w:rsidR="00000000" w:rsidRPr="00000000">
        <w:rPr>
          <w:vertAlign w:val="superscript"/>
        </w:rPr>
        <w:footnoteReference w:customMarkFollows="0" w:id="19"/>
      </w:r>
      <w:r w:rsidDel="00000000" w:rsidR="00000000" w:rsidRPr="00000000">
        <w:rPr>
          <w:rtl w:val="0"/>
        </w:rPr>
        <w:t xml:space="preserve"> of the behavior of Issuers that provision their mDL. </w:t>
      </w:r>
    </w:p>
    <w:p w:rsidR="00000000" w:rsidDel="00000000" w:rsidP="00000000" w:rsidRDefault="00000000" w:rsidRPr="00000000" w14:paraId="000000A4">
      <w:pPr>
        <w:pStyle w:val="Heading1"/>
        <w:rPr/>
      </w:pPr>
      <w:bookmarkStart w:colFirst="0" w:colLast="0" w:name="_heading=h.eaivbecm1g9x" w:id="35"/>
      <w:bookmarkEnd w:id="35"/>
      <w:r w:rsidDel="00000000" w:rsidR="00000000" w:rsidRPr="00000000">
        <w:rPr>
          <w:rtl w:val="0"/>
        </w:rPr>
        <w:t xml:space="preserve">Questions of Readers of this Blog Post</w:t>
      </w:r>
    </w:p>
    <w:p w:rsidR="00000000" w:rsidDel="00000000" w:rsidP="00000000" w:rsidRDefault="00000000" w:rsidRPr="00000000" w14:paraId="000000A5">
      <w:pPr>
        <w:rPr/>
      </w:pPr>
      <w:r w:rsidDel="00000000" w:rsidR="00000000" w:rsidRPr="00000000">
        <w:rPr>
          <w:rtl w:val="0"/>
        </w:rPr>
        <w:t xml:space="preserve">These questions are here so that you can comment on this post or send email to the author to assist in gathering information about the </w:t>
      </w:r>
      <w:r w:rsidDel="00000000" w:rsidR="00000000" w:rsidRPr="00000000">
        <w:rPr>
          <w:b w:val="1"/>
          <w:bCs w:val="1"/>
          <w:rtl w:val="0"/>
        </w:rPr>
        <w:t xml:space="preserve">Mechanisms</w:t>
      </w:r>
      <w:r w:rsidDel="00000000" w:rsidR="00000000" w:rsidRPr="00000000">
        <w:rPr>
          <w:rtl w:val="0"/>
        </w:rPr>
        <w:t xml:space="preserve"> available and the </w:t>
      </w:r>
      <w:r w:rsidDel="00000000" w:rsidR="00000000" w:rsidRPr="00000000">
        <w:rPr>
          <w:b w:val="1"/>
          <w:bCs w:val="1"/>
          <w:rtl w:val="0"/>
        </w:rPr>
        <w:t xml:space="preserve">Conventions</w:t>
      </w:r>
      <w:r w:rsidDel="00000000" w:rsidR="00000000" w:rsidRPr="00000000">
        <w:rPr>
          <w:rtl w:val="0"/>
        </w:rPr>
        <w:t xml:space="preserve"> for utilizing those mechanisms.  These do NOT have to have been developed in any particular standards body or type of standards organization… looking to list optimal solutions in order to inform Ecosystem Operators of their best options in mixed standards environments. ISO, W3C, and OpenID credential ecosystems that are already converging for interoperability.</w:t>
      </w:r>
    </w:p>
    <w:p w:rsidR="00000000" w:rsidDel="00000000" w:rsidP="00000000" w:rsidRDefault="00000000" w:rsidRPr="00000000" w14:paraId="000000A6">
      <w:pPr>
        <w:pStyle w:val="Heading2"/>
        <w:rPr/>
      </w:pPr>
      <w:bookmarkStart w:colFirst="0" w:colLast="0" w:name="_heading=h.zasnbeeb06v1" w:id="36"/>
      <w:bookmarkEnd w:id="36"/>
      <w:r w:rsidDel="00000000" w:rsidR="00000000" w:rsidRPr="00000000">
        <w:rPr>
          <w:rtl w:val="0"/>
        </w:rPr>
        <w:t xml:space="preserve">Are there any other Trust Vectors overlooked?</w:t>
      </w:r>
    </w:p>
    <w:p w:rsidR="00000000" w:rsidDel="00000000" w:rsidP="00000000" w:rsidRDefault="00000000" w:rsidRPr="00000000" w14:paraId="000000A7">
      <w:pPr>
        <w:pStyle w:val="Heading2"/>
        <w:rPr/>
      </w:pPr>
      <w:bookmarkStart w:colFirst="0" w:colLast="0" w:name="_heading=h.m6mimv3z3voe" w:id="37"/>
      <w:bookmarkEnd w:id="37"/>
      <w:r w:rsidDel="00000000" w:rsidR="00000000" w:rsidRPr="00000000">
        <w:rPr>
          <w:rtl w:val="0"/>
        </w:rPr>
        <w:t xml:space="preserve">What Trust List types are being standardized?  Additional Attestations?  Additional Categories of Trust Mechanisms?</w:t>
      </w:r>
    </w:p>
    <w:p w:rsidR="00000000" w:rsidDel="00000000" w:rsidP="00000000" w:rsidRDefault="00000000" w:rsidRPr="00000000" w14:paraId="000000A8">
      <w:pPr>
        <w:spacing w:after="240" w:before="240" w:lineRule="auto"/>
        <w:rPr/>
      </w:pPr>
      <w:r w:rsidDel="00000000" w:rsidR="00000000" w:rsidRPr="00000000">
        <w:rPr>
          <w:rtl w:val="0"/>
        </w:rPr>
        <w:t xml:space="preserve">These can come from Wallets, Federations, Verifiable Credentials, and other Trust Coordination Bodies that have created mechanisms or the conventions surrounding those mechanisms. The goal is to write these up.</w:t>
      </w:r>
    </w:p>
    <w:p w:rsidR="00000000" w:rsidDel="00000000" w:rsidP="00000000" w:rsidRDefault="00000000" w:rsidRPr="00000000" w14:paraId="000000A9">
      <w:pPr>
        <w:pStyle w:val="Heading2"/>
        <w:rPr/>
      </w:pPr>
      <w:bookmarkStart w:colFirst="0" w:colLast="0" w:name="_heading=h.2moo52c6pnv" w:id="38"/>
      <w:bookmarkEnd w:id="38"/>
      <w:r w:rsidDel="00000000" w:rsidR="00000000" w:rsidRPr="00000000">
        <w:rPr>
          <w:rtl w:val="0"/>
        </w:rPr>
        <w:t xml:space="preserve">What Standards Bodies are Creating Mechanisms for Lists, Groups, or Attestations?</w:t>
      </w:r>
    </w:p>
    <w:p w:rsidR="00000000" w:rsidDel="00000000" w:rsidP="00000000" w:rsidRDefault="00000000" w:rsidRPr="00000000" w14:paraId="000000AA">
      <w:pPr>
        <w:pStyle w:val="Heading2"/>
        <w:keepNext w:val="0"/>
        <w:keepLines w:val="0"/>
        <w:spacing w:after="40" w:before="240" w:lineRule="auto"/>
        <w:rPr/>
      </w:pPr>
      <w:bookmarkStart w:colFirst="0" w:colLast="0" w:name="_heading=h.yaqz3enjoze6" w:id="39"/>
      <w:bookmarkEnd w:id="39"/>
      <w:r w:rsidDel="00000000" w:rsidR="00000000" w:rsidRPr="00000000">
        <w:rPr>
          <w:rtl w:val="0"/>
        </w:rPr>
        <w:t xml:space="preserve">What Conventions make most sense to guide the use of these mechanisms?</w:t>
      </w:r>
    </w:p>
    <w:p w:rsidR="00000000" w:rsidDel="00000000" w:rsidP="00000000" w:rsidRDefault="00000000" w:rsidRPr="00000000" w14:paraId="000000AB">
      <w:pPr>
        <w:pStyle w:val="Heading2"/>
        <w:rPr/>
      </w:pPr>
      <w:bookmarkStart w:colFirst="0" w:colLast="0" w:name="_heading=h.vtd99wu9gnm6" w:id="40"/>
      <w:bookmarkEnd w:id="40"/>
      <w:r w:rsidDel="00000000" w:rsidR="00000000" w:rsidRPr="00000000">
        <w:rPr>
          <w:rtl w:val="0"/>
        </w:rPr>
        <w:t xml:space="preserve">Are you an authority on standards for any mechanism that purports to carry trust for one of these Trust Vectors?  </w:t>
      </w:r>
    </w:p>
    <w:p w:rsidR="00000000" w:rsidDel="00000000" w:rsidP="00000000" w:rsidRDefault="00000000" w:rsidRPr="00000000" w14:paraId="000000AC">
      <w:pPr>
        <w:rPr/>
      </w:pPr>
      <w:r w:rsidDel="00000000" w:rsidR="00000000" w:rsidRPr="00000000">
        <w:rPr>
          <w:rtl w:val="0"/>
        </w:rPr>
        <w:t xml:space="preserve">If so, can you assist in describing the mechanism for your vector in two paragraphs?  Further, can you help to determine Conventions for utilizing your mechanism or point to Ecosystems that are establishing those conventions?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89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Kelts" w:id="22" w:date="2026-03-29T09:44:08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this next section, I think it makes sense to cover Self-Sovereign Ecosystems as another implementation of a decentralized approach. Their mechanisms are also applicable to wallet and login ecosystems</w:t>
      </w:r>
    </w:p>
  </w:comment>
  <w:comment w:author="Giuseppe De Marco" w:id="7" w:date="2025-12-04T07:23:15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try to separate high level architectural consideration from the implementative one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create a document with an high level definition, we therefore would create an annex or another document with an implementation solution using well known technologies, like CA directories or lists</w:t>
      </w:r>
    </w:p>
  </w:comment>
  <w:comment w:author="David Kelts" w:id="8" w:date="2025-12-05T18:34:3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discuss further.  I'm missing something from your comment.  I also think we need a definition of "introspect" if not immediately known.</w:t>
      </w:r>
    </w:p>
  </w:comment>
  <w:comment w:author="debora comparin" w:id="4" w:date="2025-11-10T16:34:43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reflect that vector have a direction and magnitude. We should reflect the concept of magnitude in the text, perhaps in the form of levels of trust. Or magnitude could also be duration or is it embedded into the credential?</w:t>
      </w:r>
    </w:p>
  </w:comment>
  <w:comment w:author="David Kelts" w:id="5" w:date="2025-12-05T21:17:51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conceptually.  It is up to the Ecosystem Operator to define the magnitude to turn the direction into a vector?  They set the requirements for participation in a list that defines that vector.  There might be a list for every magnitude (a PID list, a diploma list, a license list, etc.)</w:t>
      </w:r>
    </w:p>
  </w:comment>
  <w:comment w:author="Daniel Bachenheimer" w:id="6" w:date="2026-03-03T18:07:24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vector has two dimensions and, if you choose to use the term, you should explain both.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is described here (correctly) as between two parties - Issuer and Holder, for example.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MAGNITUDE is not discussed here - but should be - and should take the form of LEVEL OF TRUST (aka, level of assurance). In general, trust lists have no associated magnitude - they are binary. If, on the otherhand, and for example, we look at the EU where there are QUALIFIED ant NON QUALIFIED attestations of attributes - they have MAGNITUDE and, therefore, they can be considered trust vectors</w:t>
      </w:r>
    </w:p>
  </w:comment>
  <w:comment w:author="David Kelts" w:id="12" w:date="2026-03-29T09:37:5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RP hesitancy that there’s nothing official approved; Market awareness of solutions; costly incentive models or mandates; Resistance to Dystopia</w:t>
      </w:r>
    </w:p>
  </w:comment>
  <w:comment w:author="David Kelts" w:id="0" w:date="2026-03-29T09:32:29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authorize or simply set suggested requirements for</w:t>
      </w:r>
    </w:p>
  </w:comment>
  <w:comment w:author="David Kelts" w:id="3" w:date="2026-01-15T17:02:06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to Andreas Aabye for pointing out this distinction and how it affects this Trust Vector.</w:t>
      </w:r>
    </w:p>
  </w:comment>
  <w:comment w:author="Giuseppe De Marco" w:id="9" w:date="2025-12-04T07:27:00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of the definition of homogeneous trust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a sort of domestic trust? Not certain anyway if by remote and without a proper trust evaluation.</w:t>
      </w:r>
    </w:p>
  </w:comment>
  <w:comment w:author="David Kelts" w:id="10" w:date="2025-12-05T18:38:2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do a better job describing?</w:t>
      </w:r>
    </w:p>
  </w:comment>
  <w:comment w:author="Giuseppe De Marco" w:id="15" w:date="2025-12-04T08:33:3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the purpose of the WUA was very reduced, see: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https://github.com/eu-digital-identity-wallet/eudi-doc-architecture-and-reference-framework/blob/main/docs/discussion-topics/c-wallet-unit-attestation.md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that the wallet instance is not mandated in providing its wallet unit attestation to a relying party, see ARF HLRs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ETSI TS that defines the WUA data model (work in progress!)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https://portal.etsi.org/webapp/WorkProgram/Report_WorkItem.asp?WKI_ID=74932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https://portal.etsi.org/eWPM/index.html#/schedule?WKI_ID=74932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iuseppe De Marco" w:id="16" w:date="2025-12-04T08:41:04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might help as a reference: https://italia.github.io/eid-wallet-it-docs/versione-corrente/en/wallet-provider-endpoint.html#wallet-unit-attestation-jwt</w:t>
      </w:r>
    </w:p>
  </w:comment>
  <w:comment w:author="David Kelts" w:id="17" w:date="2025-12-05T20:50:53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need to surface this as a potential interoperability issue in the "Conventions" section of our paper later.  It will be important for an Operator to map a compensating control for the other ID.</w:t>
      </w:r>
    </w:p>
  </w:comment>
  <w:comment w:author="David Kelts" w:id="11" w:date="2026-02-26T19:25:2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possible this section should not be here and should instead be translated into action items for Conventions in the next doc.</w:t>
      </w:r>
    </w:p>
  </w:comment>
  <w:comment w:author="David Kelts" w:id="13" w:date="2026-03-29T09:50:56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leaving out the word list here because it is possibly a mechanism. But also have a short note that a “list” is implementable in many ways: API, list data structures, ledger, verifiable reputable signature on a predefined data structure (introspection), PKD…</w:t>
      </w:r>
    </w:p>
  </w:comment>
  <w:comment w:author="Gail Hodges" w:id="1" w:date="2026-03-29T04:32:27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are getting into this level of detail, then we should be including NIST SP 1800-42B + Juliana' Cafik's work item on how to convey metadata on proofing/assurance and on authentication method used in the wallet over to the RP.</w:t>
      </w:r>
    </w:p>
  </w:comment>
  <w:comment w:author="Gail Hodges" w:id="2" w:date="2026-03-29T04:34:3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Juliana's work goes into great detail on how compliance examiners in Financial regulatory context can be assured that KYC/CIP requirements are met (which includes but needs more than DHS compliance flag in US, and same for other jurisdictions analyszed)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also want to highlight that EduGAIN is ramping up their transition from SAML to OpenID Federation for benefit of 10k educational entities (GEANT announcement, AFF and many others inclusive)</w:t>
      </w:r>
    </w:p>
  </w:comment>
  <w:comment w:author="David Kelts" w:id="14" w:date="2026-03-29T09:40:4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Wallet List</w:t>
      </w:r>
    </w:p>
  </w:comment>
  <w:comment w:author="Giuseppe De Marco" w:id="18" w:date="2025-12-04T09:03:49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in IETF they are called AS and are not about identities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in OpenID they are called OP</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IDP belong to OASIS specs, therefore SAML2</w:t>
      </w:r>
    </w:p>
  </w:comment>
  <w:comment w:author="David Kelts" w:id="19" w:date="2025-12-05T21:06:14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action item, therefore, is to go back to replace IDP with OP.  Some will probably provide SAML as a parallel technology for backward compatibility, but we want to map to OpenID.</w:t>
      </w:r>
    </w:p>
  </w:comment>
  <w:comment w:author="David Kelts" w:id="20" w:date="2026-02-26T21:56:01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IETF are they about login credentials and therefore not "identities". I suspect that AS means Authorization Server which is the OAuth term, but OPs layer on top of AS to represent login credentials and person attributes @gi.demarco@innovazione.gov.it</w:t>
      </w:r>
    </w:p>
  </w:comment>
  <w:comment w:author="Giuseppe De Marco" w:id="21" w:date="2026-02-27T00:08:51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openid op is also known as an (open) identity provider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4" w15:done="0"/>
  <w15:commentEx w15:paraId="000000C7" w15:done="0"/>
  <w15:commentEx w15:paraId="000000C8" w15:paraIdParent="000000C7" w15:done="0"/>
  <w15:commentEx w15:paraId="000000C9" w15:done="0"/>
  <w15:commentEx w15:paraId="000000CA" w15:paraIdParent="000000C9" w15:done="0"/>
  <w15:commentEx w15:paraId="000000CF" w15:paraIdParent="000000C9" w15:done="0"/>
  <w15:commentEx w15:paraId="000000D0" w15:done="0"/>
  <w15:commentEx w15:paraId="000000D1" w15:done="0"/>
  <w15:commentEx w15:paraId="000000D2" w15:done="0"/>
  <w15:commentEx w15:paraId="000000D5" w15:done="0"/>
  <w15:commentEx w15:paraId="000000D6" w15:paraIdParent="000000D5" w15:done="0"/>
  <w15:commentEx w15:paraId="000000E3" w15:done="0"/>
  <w15:commentEx w15:paraId="000000E4" w15:paraIdParent="000000E3" w15:done="0"/>
  <w15:commentEx w15:paraId="000000E5" w15:paraIdParent="000000E3" w15:done="0"/>
  <w15:commentEx w15:paraId="000000E6" w15:done="0"/>
  <w15:commentEx w15:paraId="000000E7" w15:done="0"/>
  <w15:commentEx w15:paraId="000000E8" w15:done="0"/>
  <w15:commentEx w15:paraId="000000EB" w15:paraIdParent="000000E8" w15:done="0"/>
  <w15:commentEx w15:paraId="000000EC" w15:done="0"/>
  <w15:commentEx w15:paraId="000000F1" w15:done="0"/>
  <w15:commentEx w15:paraId="000000F2" w15:paraIdParent="000000F1" w15:done="0"/>
  <w15:commentEx w15:paraId="000000F3" w15:paraIdParent="000000F1" w15:done="0"/>
  <w15:commentEx w15:paraId="000000F6" w15:paraIdParent="000000F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hyperlink r:id="rId1">
        <w:r w:rsidDel="00000000" w:rsidR="00000000" w:rsidRPr="00000000">
          <w:rPr>
            <w:rFonts w:ascii="Calibri" w:cs="Calibri" w:eastAsia="Calibri" w:hAnsi="Calibri"/>
            <w:color w:val="1155cc"/>
            <w:sz w:val="20"/>
            <w:szCs w:val="20"/>
            <w:u w:val="single"/>
            <w:rtl w:val="0"/>
          </w:rPr>
          <w:t xml:space="preserve">https://sidi-hub.community/publication/governing-global-credential-ecosystems/</w:t>
        </w:r>
      </w:hyperlink>
      <w:r w:rsidDel="00000000" w:rsidR="00000000" w:rsidRPr="00000000">
        <w:rPr>
          <w:rFonts w:ascii="Calibri" w:cs="Calibri" w:eastAsia="Calibri" w:hAnsi="Calibri"/>
          <w:sz w:val="20"/>
          <w:szCs w:val="20"/>
          <w:rtl w:val="0"/>
        </w:rPr>
        <w:t xml:space="preserve"> </w:t>
      </w:r>
    </w:p>
  </w:footnote>
  <w:footnote w:id="16">
    <w:p w:rsidR="00000000" w:rsidDel="00000000" w:rsidP="00000000" w:rsidRDefault="00000000" w:rsidRPr="00000000" w14:paraId="000000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https://www.aamva.org/assets/best-practices,-guides,-standards,-manuals,-whitepapers/mobile-driver-s-license-implementation-guidelines-1-2</w:t>
        </w:r>
      </w:hyperlink>
      <w:r w:rsidDel="00000000" w:rsidR="00000000" w:rsidRPr="00000000">
        <w:rPr>
          <w:sz w:val="20"/>
          <w:szCs w:val="20"/>
          <w:rtl w:val="0"/>
        </w:rPr>
        <w:t xml:space="preserve"> </w:t>
      </w:r>
    </w:p>
  </w:footnote>
  <w:footnote w:id="17">
    <w:p w:rsidR="00000000" w:rsidDel="00000000" w:rsidP="00000000" w:rsidRDefault="00000000" w:rsidRPr="00000000" w14:paraId="000000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https://www.aamva.org/identity/mobile-driver-license-digital-trust-service</w:t>
        </w:r>
      </w:hyperlink>
      <w:r w:rsidDel="00000000" w:rsidR="00000000" w:rsidRPr="00000000">
        <w:rPr>
          <w:sz w:val="20"/>
          <w:szCs w:val="20"/>
          <w:rtl w:val="0"/>
        </w:rPr>
        <w:t xml:space="preserve"> </w:t>
      </w:r>
    </w:p>
  </w:footnote>
  <w:footnote w:id="18">
    <w:p w:rsidR="00000000" w:rsidDel="00000000" w:rsidP="00000000" w:rsidRDefault="00000000" w:rsidRPr="00000000" w14:paraId="000000B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https://www.raidiam.com/developers/docs/concepts/trusted-lists/vical/</w:t>
        </w:r>
      </w:hyperlink>
      <w:r w:rsidDel="00000000" w:rsidR="00000000" w:rsidRPr="00000000">
        <w:rPr>
          <w:sz w:val="20"/>
          <w:szCs w:val="20"/>
          <w:rtl w:val="0"/>
        </w:rPr>
        <w:t xml:space="preserve"> </w:t>
      </w:r>
    </w:p>
  </w:footnote>
  <w:footnote w:id="19">
    <w:p w:rsidR="00000000" w:rsidDel="00000000" w:rsidP="00000000" w:rsidRDefault="00000000" w:rsidRPr="00000000" w14:paraId="000000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https://medium.com/@dkelts.id/what-does-meets-aamva-guidelines-do-for-mdl-users-4d0c137ca8be</w:t>
        </w:r>
      </w:hyperlink>
      <w:r w:rsidDel="00000000" w:rsidR="00000000" w:rsidRPr="00000000">
        <w:rPr>
          <w:sz w:val="20"/>
          <w:szCs w:val="20"/>
          <w:rtl w:val="0"/>
        </w:rPr>
        <w:t xml:space="preserve"> </w:t>
      </w:r>
    </w:p>
  </w:footnote>
  <w:footnote w:id="11">
    <w:p w:rsidR="00000000" w:rsidDel="00000000" w:rsidP="00000000" w:rsidRDefault="00000000" w:rsidRPr="00000000" w14:paraId="000000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https://github.com/eu-digital-identity-wallet/eudi-doc-standards-and-technical-specifications/blob/main/docs/technical-specifications/ts1-eudi-wallet-trust-mark.md</w:t>
        </w:r>
      </w:hyperlink>
      <w:r w:rsidDel="00000000" w:rsidR="00000000" w:rsidRPr="00000000">
        <w:rPr>
          <w:sz w:val="20"/>
          <w:szCs w:val="20"/>
          <w:rtl w:val="0"/>
        </w:rPr>
        <w:t xml:space="preserve"> </w:t>
      </w:r>
    </w:p>
  </w:footnote>
  <w:footnote w:id="6">
    <w:p w:rsidR="00000000" w:rsidDel="00000000" w:rsidP="00000000" w:rsidRDefault="00000000" w:rsidRPr="00000000" w14:paraId="000000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https://www.iso.org/standard/80392.html</w:t>
        </w:r>
      </w:hyperlink>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https://kantarainitiative.org/work-groups/ancr/</w:t>
        </w:r>
      </w:hyperlink>
      <w:r w:rsidDel="00000000" w:rsidR="00000000" w:rsidRPr="00000000">
        <w:rPr>
          <w:sz w:val="20"/>
          <w:szCs w:val="20"/>
          <w:rtl w:val="0"/>
        </w:rPr>
        <w:t xml:space="preserve">,  and </w:t>
      </w:r>
      <w:hyperlink r:id="rId9">
        <w:r w:rsidDel="00000000" w:rsidR="00000000" w:rsidRPr="00000000">
          <w:rPr>
            <w:color w:val="1155cc"/>
            <w:sz w:val="20"/>
            <w:szCs w:val="20"/>
            <w:u w:val="single"/>
            <w:rtl w:val="0"/>
          </w:rPr>
          <w:t xml:space="preserve">https://kantarainitiative.org/download/consent-receipt-specification/</w:t>
        </w:r>
      </w:hyperlink>
      <w:r w:rsidDel="00000000" w:rsidR="00000000" w:rsidRPr="00000000">
        <w:rPr>
          <w:sz w:val="20"/>
          <w:szCs w:val="20"/>
          <w:rtl w:val="0"/>
        </w:rPr>
        <w:t xml:space="preserve"> </w:t>
      </w:r>
    </w:p>
  </w:footnote>
  <w:footnote w:id="1">
    <w:p w:rsidR="00000000" w:rsidDel="00000000" w:rsidP="00000000" w:rsidRDefault="00000000" w:rsidRPr="00000000" w14:paraId="000000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https://openid.net/specs/openid-federation-wallet-1_0.html#section-3.1</w:t>
        </w:r>
      </w:hyperlink>
      <w:r w:rsidDel="00000000" w:rsidR="00000000" w:rsidRPr="00000000">
        <w:rPr>
          <w:sz w:val="20"/>
          <w:szCs w:val="20"/>
          <w:rtl w:val="0"/>
        </w:rPr>
        <w:t xml:space="preserve"> as an example</w:t>
      </w:r>
    </w:p>
  </w:footnote>
  <w:footnote w:id="3">
    <w:p w:rsidR="00000000" w:rsidDel="00000000" w:rsidP="00000000" w:rsidRDefault="00000000" w:rsidRPr="00000000" w14:paraId="000000B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Also Credential Verifier </w:t>
      </w:r>
      <w:hyperlink r:id="rId11">
        <w:r w:rsidDel="00000000" w:rsidR="00000000" w:rsidRPr="00000000">
          <w:rPr>
            <w:color w:val="1155cc"/>
            <w:sz w:val="20"/>
            <w:szCs w:val="20"/>
            <w:u w:val="single"/>
            <w:rtl w:val="0"/>
          </w:rPr>
          <w:t xml:space="preserve">https://openid.net/specs/openid-federation-wallet-1_0.html#section-3.1</w:t>
        </w:r>
      </w:hyperlink>
      <w:r w:rsidDel="00000000" w:rsidR="00000000" w:rsidRPr="00000000">
        <w:rPr>
          <w:sz w:val="20"/>
          <w:szCs w:val="20"/>
          <w:rtl w:val="0"/>
        </w:rPr>
        <w:t xml:space="preserve"> </w:t>
      </w:r>
    </w:p>
  </w:footnote>
  <w:footnote w:id="4">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Some definitions refer to a Reader as a Verifier Instance or Relying Party Instance </w:t>
      </w:r>
      <w:hyperlink r:id="rId12">
        <w:r w:rsidDel="00000000" w:rsidR="00000000" w:rsidRPr="00000000">
          <w:rPr>
            <w:color w:val="1155cc"/>
            <w:sz w:val="20"/>
            <w:szCs w:val="20"/>
            <w:u w:val="single"/>
            <w:rtl w:val="0"/>
          </w:rPr>
          <w:t xml:space="preserve">https://italia.github.io/eid-wallet-it-docs/versione-corrente/en/defined-terms.html#defined-terms-and-acronyms</w:t>
        </w:r>
      </w:hyperlink>
      <w:r w:rsidDel="00000000" w:rsidR="00000000" w:rsidRPr="00000000">
        <w:rPr>
          <w:sz w:val="20"/>
          <w:szCs w:val="20"/>
          <w:rtl w:val="0"/>
        </w:rPr>
        <w:t xml:space="preserve"> . Here we use Reader that is consistent with ISO/IEC 18013 terminology</w:t>
      </w:r>
    </w:p>
  </w:footnote>
  <w:footnote w:id="7">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European Wallet implementing acts define this as a Wallet Unit running for one end user </w:t>
      </w:r>
      <w:hyperlink r:id="rId13">
        <w:r w:rsidDel="00000000" w:rsidR="00000000" w:rsidRPr="00000000">
          <w:rPr>
            <w:color w:val="1155cc"/>
            <w:sz w:val="20"/>
            <w:szCs w:val="20"/>
            <w:u w:val="single"/>
            <w:rtl w:val="0"/>
          </w:rPr>
          <w:t xml:space="preserve">https://eudi.dev/latest/annexes/annex-1/annex-1-definitions/</w:t>
        </w:r>
      </w:hyperlink>
      <w:r w:rsidDel="00000000" w:rsidR="00000000" w:rsidRPr="00000000">
        <w:rPr>
          <w:sz w:val="20"/>
          <w:szCs w:val="20"/>
          <w:rtl w:val="0"/>
        </w:rPr>
        <w:t xml:space="preserve"> to distinguish it from the app in the stores.</w:t>
      </w:r>
    </w:p>
  </w:footnote>
  <w:footnote w:id="8">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Defined, therefore, in EUDIWallet implementing acts as a Wallet Unit Attestation (see link above).</w:t>
      </w:r>
    </w:p>
  </w:footnote>
  <w:footnote w:id="10">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the EUDIWallet context, the Wallet *must* provide the Wallet Attestation to the Wallet Connector https://github.com/eu-digital-identity-wallet/eudi-doc-architecture-and-reference-framework/blob/main/docs/discussion-topics/c-wallet-unit-attestation.md</w:t>
      </w:r>
    </w:p>
  </w:footnote>
  <w:footnote w:id="9">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Unfortunately, those assumptions may not be interoperable - Europe assumes” eIDAS Substantial before release of credential information, USA includes the portrait image for the Verifier to visually match</w:t>
      </w:r>
    </w:p>
  </w:footnote>
  <w:footnote w:id="12">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https://github.com/eu-digital-identity-wallet/eudi-doc-architecture-and-reference-framework/blob/main/docs/discussion-topics/c-wallet-unit-attestation.md</w:t>
        </w:r>
      </w:hyperlink>
      <w:r w:rsidDel="00000000" w:rsidR="00000000" w:rsidRPr="00000000">
        <w:rPr>
          <w:sz w:val="20"/>
          <w:szCs w:val="20"/>
          <w:rtl w:val="0"/>
        </w:rPr>
        <w:t xml:space="preserve"> </w:t>
      </w:r>
    </w:p>
  </w:footnote>
  <w:footnote w:id="13">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https://portal.etsi.org/webapp/WorkProgram/Report_WorkItem.asp?WKI_ID=74932</w:t>
        </w:r>
      </w:hyperlink>
      <w:r w:rsidDel="00000000" w:rsidR="00000000" w:rsidRPr="00000000">
        <w:rPr>
          <w:sz w:val="20"/>
          <w:szCs w:val="20"/>
          <w:rtl w:val="0"/>
        </w:rPr>
        <w:t xml:space="preserve"> </w:t>
      </w:r>
    </w:p>
  </w:footnote>
  <w:footnote w:id="14">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6">
        <w:r w:rsidDel="00000000" w:rsidR="00000000" w:rsidRPr="00000000">
          <w:rPr>
            <w:color w:val="1155cc"/>
            <w:sz w:val="20"/>
            <w:szCs w:val="20"/>
            <w:u w:val="single"/>
            <w:rtl w:val="0"/>
          </w:rPr>
          <w:t xml:space="preserve">https://openid.net/specs/openid-federation-1_0.html</w:t>
        </w:r>
      </w:hyperlink>
      <w:r w:rsidDel="00000000" w:rsidR="00000000" w:rsidRPr="00000000">
        <w:rPr>
          <w:sz w:val="20"/>
          <w:szCs w:val="20"/>
          <w:rtl w:val="0"/>
        </w:rPr>
        <w:t xml:space="preserve"> </w:t>
      </w:r>
    </w:p>
  </w:footnote>
  <w:footnote w:id="2">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this paper uses a similar but simplified terminology from ISO/IEC mDL standards also used in </w:t>
      </w:r>
      <w:hyperlink r:id="rId17">
        <w:r w:rsidDel="00000000" w:rsidR="00000000" w:rsidRPr="00000000">
          <w:rPr>
            <w:color w:val="1155cc"/>
            <w:sz w:val="20"/>
            <w:szCs w:val="20"/>
            <w:u w:val="single"/>
            <w:rtl w:val="0"/>
          </w:rPr>
          <w:t xml:space="preserve">https://openid.net/specs/openid-federation-wallet-1_0.html#section-3.1</w:t>
        </w:r>
      </w:hyperlink>
      <w:r w:rsidDel="00000000" w:rsidR="00000000" w:rsidRPr="00000000">
        <w:rPr>
          <w:sz w:val="20"/>
          <w:szCs w:val="20"/>
          <w:rtl w:val="0"/>
        </w:rPr>
        <w:t xml:space="preserve"> </w:t>
      </w:r>
    </w:p>
  </w:footnote>
  <w:footnote w:id="5">
    <w:p w:rsidR="00000000" w:rsidDel="00000000" w:rsidP="00000000" w:rsidRDefault="00000000" w:rsidRPr="00000000" w14:paraId="000000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You discover the other components manually and “trust” them because they are published by Entity.  When this happens on the Internet, “</w:t>
      </w:r>
      <w:hyperlink r:id="rId18">
        <w:r w:rsidDel="00000000" w:rsidR="00000000" w:rsidRPr="00000000">
          <w:rPr>
            <w:color w:val="1155cc"/>
            <w:sz w:val="20"/>
            <w:szCs w:val="20"/>
            <w:u w:val="single"/>
            <w:rtl w:val="0"/>
          </w:rPr>
          <w:t xml:space="preserve">m1crosoft.com</w:t>
        </w:r>
      </w:hyperlink>
      <w:r w:rsidDel="00000000" w:rsidR="00000000" w:rsidRPr="00000000">
        <w:rPr>
          <w:sz w:val="20"/>
          <w:szCs w:val="20"/>
          <w:rtl w:val="0"/>
        </w:rPr>
        <w:t xml:space="preserve">” becomes a method to trick users.</w:t>
      </w:r>
    </w:p>
  </w:footnote>
  <w:footnote w:id="15">
    <w:p w:rsidR="00000000" w:rsidDel="00000000" w:rsidP="00000000" w:rsidRDefault="00000000" w:rsidRPr="00000000" w14:paraId="000000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Often in IETF, these may be called AS Authorization Servers and may not represent identities.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s://openid.net/specs/openid-connect-core-1_0.html" TargetMode="External"/><Relationship Id="rId16" Type="http://schemas.openxmlformats.org/officeDocument/2006/relationships/image" Target="media/image7.png"/><Relationship Id="rId5" Type="http://schemas.openxmlformats.org/officeDocument/2006/relationships/footnotes" Target="footnotes.xml"/><Relationship Id="rId6" Type="http://schemas.openxmlformats.org/officeDocument/2006/relationships/numbering" Target="numbering.xml"/><Relationship Id="rId18" Type="http://schemas.openxmlformats.org/officeDocument/2006/relationships/hyperlink" Target="https://openid.net/specs/openid-connect-core-1_0.html" TargetMode="Externa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1" Type="http://schemas.openxmlformats.org/officeDocument/2006/relationships/hyperlink" Target="https://openid.net/specs/openid-federation-wallet-1_0.html#section-3.1" TargetMode="External"/><Relationship Id="rId10" Type="http://schemas.openxmlformats.org/officeDocument/2006/relationships/hyperlink" Target="https://openid.net/specs/openid-federation-wallet-1_0.html#section-3.1" TargetMode="External"/><Relationship Id="rId13" Type="http://schemas.openxmlformats.org/officeDocument/2006/relationships/hyperlink" Target="https://eudi.dev/latest/annexes/annex-1/annex-1-definitions/" TargetMode="External"/><Relationship Id="rId12" Type="http://schemas.openxmlformats.org/officeDocument/2006/relationships/hyperlink" Target="https://italia.github.io/eid-wallet-it-docs/versione-corrente/en/defined-terms.html#defined-terms-and-acronyms" TargetMode="External"/><Relationship Id="rId1" Type="http://schemas.openxmlformats.org/officeDocument/2006/relationships/hyperlink" Target="https://sidi-hub.community/publication/governing-global-credential-ecosystems/" TargetMode="External"/><Relationship Id="rId2" Type="http://schemas.openxmlformats.org/officeDocument/2006/relationships/hyperlink" Target="https://www.aamva.org/assets/best-practices,-guides,-standards,-manuals,-whitepapers/mobile-driver-s-license-implementation-guidelines-1-2" TargetMode="External"/><Relationship Id="rId3" Type="http://schemas.openxmlformats.org/officeDocument/2006/relationships/hyperlink" Target="https://www.aamva.org/identity/mobile-driver-license-digital-trust-service" TargetMode="External"/><Relationship Id="rId4" Type="http://schemas.openxmlformats.org/officeDocument/2006/relationships/hyperlink" Target="https://www.raidiam.com/developers/docs/concepts/trusted-lists/vical/" TargetMode="External"/><Relationship Id="rId9" Type="http://schemas.openxmlformats.org/officeDocument/2006/relationships/hyperlink" Target="https://kantarainitiative.org/download/consent-receipt-specification/" TargetMode="External"/><Relationship Id="rId15" Type="http://schemas.openxmlformats.org/officeDocument/2006/relationships/hyperlink" Target="https://portal.etsi.org/webapp/WorkProgram/Report_WorkItem.asp?WKI_ID=74932" TargetMode="External"/><Relationship Id="rId14" Type="http://schemas.openxmlformats.org/officeDocument/2006/relationships/hyperlink" Target="https://github.com/eu-digital-identity-wallet/eudi-doc-architecture-and-reference-framework/blob/main/docs/discussion-topics/c-wallet-unit-attestation.md" TargetMode="External"/><Relationship Id="rId17" Type="http://schemas.openxmlformats.org/officeDocument/2006/relationships/hyperlink" Target="https://openid.net/specs/openid-federation-wallet-1_0.html#section-3.1" TargetMode="External"/><Relationship Id="rId16" Type="http://schemas.openxmlformats.org/officeDocument/2006/relationships/hyperlink" Target="https://openid.net/specs/openid-federation-1_0.html" TargetMode="External"/><Relationship Id="rId5" Type="http://schemas.openxmlformats.org/officeDocument/2006/relationships/hyperlink" Target="https://medium.com/@dkelts.id/what-does-meets-aamva-guidelines-do-for-mdl-users-4d0c137ca8be" TargetMode="External"/><Relationship Id="rId6" Type="http://schemas.openxmlformats.org/officeDocument/2006/relationships/hyperlink" Target="https://github.com/eu-digital-identity-wallet/eudi-doc-standards-and-technical-specifications/blob/main/docs/technical-specifications/ts1-eudi-wallet-trust-mark.md" TargetMode="External"/><Relationship Id="rId18" Type="http://schemas.openxmlformats.org/officeDocument/2006/relationships/hyperlink" Target="http://m1crosoft.com" TargetMode="External"/><Relationship Id="rId7" Type="http://schemas.openxmlformats.org/officeDocument/2006/relationships/hyperlink" Target="https://www.iso.org/standard/80392.html" TargetMode="External"/><Relationship Id="rId8" Type="http://schemas.openxmlformats.org/officeDocument/2006/relationships/hyperlink" Target="https://kantarainitiative.org/work-groups/an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S9lRgk8JrY1BQ1R2ss16eZhRQ==">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